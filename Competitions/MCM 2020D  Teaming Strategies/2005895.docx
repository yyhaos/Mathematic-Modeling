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6"/>
        <w:tblW w:w="850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35"/>
        <w:gridCol w:w="2835"/>
        <w:gridCol w:w="2835"/>
      </w:tblGrid>
      <w:tr w:rsidR="00522186" w14:paraId="2F2E8D6E" w14:textId="77777777" w:rsidTr="00587AA0">
        <w:trPr>
          <w:jc w:val="center"/>
        </w:trPr>
        <w:tc>
          <w:tcPr>
            <w:tcW w:w="2835" w:type="dxa"/>
          </w:tcPr>
          <w:p w14:paraId="4904DA8A" w14:textId="77777777" w:rsidR="00A94636" w:rsidRDefault="00522186" w:rsidP="00587AA0">
            <w:pPr>
              <w:ind w:firstLineChars="0" w:firstLine="0"/>
              <w:jc w:val="center"/>
              <w:rPr>
                <w:b/>
                <w:szCs w:val="24"/>
              </w:rPr>
            </w:pPr>
            <w:bookmarkStart w:id="0" w:name="_GoBack"/>
            <w:r w:rsidRPr="006E65D5">
              <w:rPr>
                <w:b/>
                <w:szCs w:val="24"/>
              </w:rPr>
              <w:t>Problem Chosen</w:t>
            </w:r>
          </w:p>
          <w:p w14:paraId="2E382366" w14:textId="5A40B3E7" w:rsidR="00522186" w:rsidRDefault="00522186" w:rsidP="00587AA0">
            <w:pPr>
              <w:ind w:firstLineChars="0" w:firstLine="0"/>
              <w:jc w:val="center"/>
            </w:pPr>
            <w:r>
              <w:rPr>
                <w:color w:val="FF0000"/>
                <w:sz w:val="40"/>
                <w:szCs w:val="40"/>
              </w:rPr>
              <w:t>D</w:t>
            </w:r>
          </w:p>
        </w:tc>
        <w:tc>
          <w:tcPr>
            <w:tcW w:w="2835" w:type="dxa"/>
          </w:tcPr>
          <w:p w14:paraId="3AB2DD7E" w14:textId="77777777" w:rsidR="00522186" w:rsidRDefault="00522186" w:rsidP="00587AA0">
            <w:pPr>
              <w:ind w:firstLineChars="0" w:firstLine="0"/>
              <w:jc w:val="center"/>
            </w:pPr>
            <w:r w:rsidRPr="006E65D5">
              <w:rPr>
                <w:b/>
                <w:bCs/>
                <w:szCs w:val="24"/>
              </w:rPr>
              <w:t>2020</w:t>
            </w:r>
            <w:r w:rsidRPr="00C967E1">
              <w:rPr>
                <w:b/>
                <w:bCs/>
                <w:szCs w:val="24"/>
              </w:rPr>
              <w:br/>
              <w:t>MCM/ICM</w:t>
            </w:r>
            <w:r w:rsidRPr="00C967E1">
              <w:rPr>
                <w:b/>
                <w:bCs/>
                <w:szCs w:val="24"/>
              </w:rPr>
              <w:br/>
              <w:t>Summary Sheet</w:t>
            </w:r>
          </w:p>
        </w:tc>
        <w:tc>
          <w:tcPr>
            <w:tcW w:w="2835" w:type="dxa"/>
          </w:tcPr>
          <w:p w14:paraId="39D338FB" w14:textId="396FEA1D" w:rsidR="00A94636" w:rsidRDefault="00522186" w:rsidP="00587AA0">
            <w:pPr>
              <w:ind w:firstLineChars="0" w:firstLine="0"/>
              <w:jc w:val="center"/>
              <w:rPr>
                <w:b/>
                <w:szCs w:val="24"/>
              </w:rPr>
            </w:pPr>
            <w:r w:rsidRPr="006E65D5">
              <w:rPr>
                <w:b/>
                <w:szCs w:val="24"/>
              </w:rPr>
              <w:t>Team</w:t>
            </w:r>
          </w:p>
          <w:p w14:paraId="3E4E00D5" w14:textId="77777777" w:rsidR="00A94636" w:rsidRDefault="00522186" w:rsidP="00587AA0">
            <w:pPr>
              <w:ind w:firstLineChars="0" w:firstLine="0"/>
              <w:jc w:val="center"/>
              <w:rPr>
                <w:b/>
              </w:rPr>
            </w:pPr>
            <w:r w:rsidRPr="006E65D5">
              <w:rPr>
                <w:b/>
                <w:szCs w:val="24"/>
              </w:rPr>
              <w:t>Control Number</w:t>
            </w:r>
          </w:p>
          <w:p w14:paraId="7AE7F1A7" w14:textId="5182CDAF" w:rsidR="00522186" w:rsidRDefault="00522186" w:rsidP="00587AA0">
            <w:pPr>
              <w:ind w:firstLineChars="0" w:firstLine="0"/>
              <w:jc w:val="center"/>
            </w:pPr>
            <w:r>
              <w:rPr>
                <w:color w:val="FF0000"/>
                <w:sz w:val="40"/>
                <w:szCs w:val="40"/>
              </w:rPr>
              <w:t>2005895</w:t>
            </w:r>
          </w:p>
        </w:tc>
      </w:tr>
    </w:tbl>
    <w:bookmarkEnd w:id="0"/>
    <w:p w14:paraId="674E973C" w14:textId="77777777" w:rsidR="00522186" w:rsidRPr="00C967E1" w:rsidRDefault="00522186" w:rsidP="00F279CD">
      <w:pPr>
        <w:ind w:firstLineChars="0" w:firstLine="0"/>
        <w:jc w:val="center"/>
        <w:rPr>
          <w:b/>
          <w:bCs/>
          <w:szCs w:val="24"/>
        </w:rPr>
      </w:pPr>
      <w:r>
        <w:pict w14:anchorId="4B559B6B">
          <v:rect id="_x0000_i1025" style="width:468pt;height:1.5pt" o:hralign="center" o:hrstd="t" o:hrnoshade="t" o:hr="t" fillcolor="black [3213]" stroked="f"/>
        </w:pict>
      </w:r>
    </w:p>
    <w:p w14:paraId="7B583986" w14:textId="77777777" w:rsidR="00D46D6A" w:rsidRPr="001D1980" w:rsidRDefault="00D46D6A" w:rsidP="00587AA0">
      <w:pPr>
        <w:ind w:firstLineChars="88" w:firstLine="283"/>
        <w:jc w:val="center"/>
        <w:rPr>
          <w:b/>
          <w:sz w:val="32"/>
          <w:lang w:eastAsia="en-US"/>
        </w:rPr>
      </w:pPr>
      <w:r w:rsidRPr="001D1980">
        <w:rPr>
          <w:b/>
          <w:sz w:val="32"/>
          <w:lang w:eastAsia="en-US"/>
        </w:rPr>
        <w:t>Summary</w:t>
      </w:r>
    </w:p>
    <w:p w14:paraId="02A3D307" w14:textId="540D86D6" w:rsidR="00D46D6A" w:rsidRPr="00D46D6A" w:rsidRDefault="00D46D6A" w:rsidP="000427C7">
      <w:pPr>
        <w:ind w:firstLine="511"/>
        <w:rPr>
          <w:lang w:eastAsia="en-US"/>
        </w:rPr>
      </w:pPr>
      <w:r w:rsidRPr="00D46D6A">
        <w:rPr>
          <w:lang w:eastAsia="en-US"/>
        </w:rPr>
        <w:t>In order to explore team performance in soccer teams, we established a model to evaluate a team’s competitiveness and g</w:t>
      </w:r>
      <w:r w:rsidR="003573DA">
        <w:rPr>
          <w:rFonts w:asciiTheme="minorEastAsia" w:hAnsiTheme="minorEastAsia" w:hint="eastAsia"/>
        </w:rPr>
        <w:t>a</w:t>
      </w:r>
      <w:r w:rsidRPr="00D46D6A">
        <w:rPr>
          <w:lang w:eastAsia="en-US"/>
        </w:rPr>
        <w:t xml:space="preserve">ve the coach advice to make the team better. </w:t>
      </w:r>
    </w:p>
    <w:p w14:paraId="61E36512" w14:textId="1E0FF165" w:rsidR="00D46D6A" w:rsidRPr="00D46D6A" w:rsidRDefault="00D46D6A" w:rsidP="000427C7">
      <w:pPr>
        <w:ind w:firstLine="511"/>
        <w:rPr>
          <w:lang w:eastAsia="en-US"/>
        </w:rPr>
      </w:pPr>
      <w:r w:rsidRPr="00D46D6A">
        <w:rPr>
          <w:lang w:eastAsia="en-US"/>
        </w:rPr>
        <w:t xml:space="preserve">Firstly, we built a network of the players’ passing route, showing the times of Huskies’ players passing the ball. From the network we established pattern data, including dyadic and triadic configurations and crucial chain between players. Another chart shows how players move during a match and the route of ball passing. </w:t>
      </w:r>
    </w:p>
    <w:p w14:paraId="6BA93FDA" w14:textId="111EA9B2" w:rsidR="00D46D6A" w:rsidRPr="00D46D6A" w:rsidRDefault="00D46D6A" w:rsidP="000427C7">
      <w:pPr>
        <w:ind w:firstLine="511"/>
        <w:rPr>
          <w:lang w:eastAsia="en-US"/>
        </w:rPr>
      </w:pPr>
      <w:r w:rsidRPr="00D46D6A">
        <w:rPr>
          <w:lang w:eastAsia="en-US"/>
        </w:rPr>
        <w:t xml:space="preserve">Then, we analyzed the data of 38 matches and found some patterns of the Huskies’ strategies, including structural tactics, such as counter attack and frequently short pass. These patterns indicate the ability of attacking and defending. Several charts are made to figure out the structure vividly. Team formation is </w:t>
      </w:r>
      <w:r w:rsidR="00DD460E">
        <w:rPr>
          <w:lang w:eastAsia="en-US"/>
        </w:rPr>
        <w:t xml:space="preserve">also </w:t>
      </w:r>
      <w:r w:rsidRPr="00D46D6A">
        <w:rPr>
          <w:lang w:eastAsia="en-US"/>
        </w:rPr>
        <w:t>discussed in detail. In addition, side data and results of confronting with the same opponent for the second time are calculated.</w:t>
      </w:r>
    </w:p>
    <w:p w14:paraId="570376A5" w14:textId="77777777" w:rsidR="00D46D6A" w:rsidRPr="00D46D6A" w:rsidRDefault="00D46D6A" w:rsidP="000427C7">
      <w:pPr>
        <w:ind w:firstLine="511"/>
      </w:pPr>
      <w:r w:rsidRPr="00D46D6A">
        <w:rPr>
          <w:rFonts w:hint="eastAsia"/>
        </w:rPr>
        <w:t>T</w:t>
      </w:r>
      <w:r w:rsidRPr="00D46D6A">
        <w:t xml:space="preserve">hrough the statistics, we identified some indicators to evaluate a team’s performance, consisting of player ability, collaboration and crucial chain, flexibility, mentality and team formation. </w:t>
      </w:r>
    </w:p>
    <w:p w14:paraId="3AEB79E0" w14:textId="64AC6F3B" w:rsidR="00D46D6A" w:rsidRPr="00D46D6A" w:rsidRDefault="00D46D6A" w:rsidP="000427C7">
      <w:pPr>
        <w:ind w:firstLine="511"/>
        <w:rPr>
          <w:lang w:eastAsia="en-US"/>
        </w:rPr>
      </w:pPr>
      <w:r w:rsidRPr="00D46D6A">
        <w:rPr>
          <w:lang w:eastAsia="en-US"/>
        </w:rPr>
        <w:t xml:space="preserve">We established a model to evaluate the performance of a team during a soccer match. There are three aspects to be evaluated: structural aspect, configurational aspect and dynamical aspect. Structural aspect includes </w:t>
      </w:r>
      <w:r w:rsidR="00594D4A">
        <w:t xml:space="preserve">the </w:t>
      </w:r>
      <w:r w:rsidRPr="00D46D6A">
        <w:rPr>
          <w:lang w:eastAsia="en-US"/>
        </w:rPr>
        <w:t>ability of players in different positions, assessed by pass and duel ability, as well as contribution to crucial chains. Configurational aspects are structural tactics and team formation</w:t>
      </w:r>
      <w:ins w:id="1" w:author="向 佳雯" w:date="2020-02-17T20:29:00Z">
        <w:r w:rsidR="00CE065A">
          <w:rPr>
            <w:lang w:eastAsia="en-US"/>
          </w:rPr>
          <w:t>s</w:t>
        </w:r>
      </w:ins>
      <w:r w:rsidRPr="00D46D6A">
        <w:rPr>
          <w:lang w:eastAsia="en-US"/>
        </w:rPr>
        <w:t xml:space="preserve">, assessed by </w:t>
      </w:r>
      <w:r w:rsidR="00594D4A">
        <w:rPr>
          <w:lang w:eastAsia="en-US"/>
        </w:rPr>
        <w:t xml:space="preserve">the </w:t>
      </w:r>
      <w:r w:rsidRPr="00D46D6A">
        <w:rPr>
          <w:lang w:eastAsia="en-US"/>
        </w:rPr>
        <w:t xml:space="preserve">used times of tactics and </w:t>
      </w:r>
      <w:ins w:id="2" w:author="向 佳雯" w:date="2020-02-17T20:14:00Z">
        <w:r w:rsidR="00594D4A">
          <w:rPr>
            <w:lang w:eastAsia="en-US"/>
          </w:rPr>
          <w:t xml:space="preserve">the </w:t>
        </w:r>
      </w:ins>
      <w:r w:rsidRPr="00D46D6A">
        <w:rPr>
          <w:lang w:eastAsia="en-US"/>
        </w:rPr>
        <w:t xml:space="preserve">win rate of different team formation. In addition, the ability of team members is a significant part in a soccer team. Dynamical aspect is consisted of flexibility and mentality, estimated by win and loss rate when </w:t>
      </w:r>
      <w:ins w:id="3" w:author="向 佳雯" w:date="2020-02-17T20:15:00Z">
        <w:r w:rsidR="00594D4A">
          <w:rPr>
            <w:lang w:eastAsia="en-US"/>
          </w:rPr>
          <w:t xml:space="preserve">the </w:t>
        </w:r>
      </w:ins>
      <w:ins w:id="4" w:author="向 佳雯" w:date="2020-02-17T20:16:00Z">
        <w:r w:rsidR="00594D4A">
          <w:rPr>
            <w:lang w:eastAsia="en-US"/>
          </w:rPr>
          <w:t>players</w:t>
        </w:r>
      </w:ins>
      <w:ins w:id="5" w:author="向 佳雯" w:date="2020-02-17T20:15:00Z">
        <w:r w:rsidR="00594D4A">
          <w:rPr>
            <w:lang w:eastAsia="en-US"/>
          </w:rPr>
          <w:t xml:space="preserve"> </w:t>
        </w:r>
      </w:ins>
      <w:r w:rsidRPr="00D46D6A">
        <w:rPr>
          <w:lang w:eastAsia="en-US"/>
        </w:rPr>
        <w:t xml:space="preserve">confronting with various opponents at different places. </w:t>
      </w:r>
    </w:p>
    <w:p w14:paraId="76AF495C" w14:textId="6060DB3E" w:rsidR="00D46D6A" w:rsidRPr="00D46D6A" w:rsidRDefault="00D46D6A" w:rsidP="000427C7">
      <w:pPr>
        <w:ind w:firstLine="511"/>
      </w:pPr>
      <w:r w:rsidRPr="00D46D6A">
        <w:rPr>
          <w:rFonts w:hint="eastAsia"/>
        </w:rPr>
        <w:t>W</w:t>
      </w:r>
      <w:r w:rsidRPr="00D46D6A">
        <w:t xml:space="preserve">e estimated the abilities of Huskies and other 19 teams, ranked them through the three aspects above, by which we gave the coach several suggestions to improve the team’s performance. </w:t>
      </w:r>
    </w:p>
    <w:p w14:paraId="4904D02E" w14:textId="46340579" w:rsidR="00515122" w:rsidRDefault="00D46D6A" w:rsidP="000427C7">
      <w:pPr>
        <w:ind w:firstLine="511"/>
        <w:rPr>
          <w:lang w:eastAsia="en-US"/>
        </w:rPr>
      </w:pPr>
      <w:r w:rsidRPr="00D46D6A">
        <w:rPr>
          <w:lang w:eastAsia="en-US"/>
        </w:rPr>
        <w:t xml:space="preserve">At last, we extend the model to other kinds of teams in society, adding new aspects to evaluate different teams, through which we can learn how to form an efficient team. Then we give team leadership specific suggestions to make their team work more efficiently. </w:t>
      </w:r>
    </w:p>
    <w:p w14:paraId="5FBE7734" w14:textId="77777777" w:rsidR="00515122" w:rsidRDefault="00515122" w:rsidP="000427C7">
      <w:pPr>
        <w:ind w:firstLine="511"/>
        <w:rPr>
          <w:lang w:eastAsia="en-US"/>
        </w:rPr>
      </w:pPr>
      <w:r>
        <w:rPr>
          <w:lang w:eastAsia="en-US"/>
        </w:rPr>
        <w:br w:type="page"/>
      </w:r>
    </w:p>
    <w:commentRangeStart w:id="6" w:displacedByCustomXml="next"/>
    <w:sdt>
      <w:sdtPr>
        <w:rPr>
          <w:rFonts w:eastAsiaTheme="minorEastAsia"/>
          <w:kern w:val="2"/>
          <w:sz w:val="24"/>
          <w:szCs w:val="20"/>
        </w:rPr>
        <w:id w:val="1779522207"/>
        <w:docPartObj>
          <w:docPartGallery w:val="Table of Contents"/>
          <w:docPartUnique/>
        </w:docPartObj>
      </w:sdtPr>
      <w:sdtEndPr>
        <w:rPr>
          <w:rFonts w:eastAsiaTheme="majorEastAsia"/>
          <w:bCs/>
          <w:kern w:val="0"/>
          <w:sz w:val="32"/>
          <w:szCs w:val="32"/>
        </w:rPr>
      </w:sdtEndPr>
      <w:sdtContent>
        <w:p w14:paraId="4F5E5C66" w14:textId="0547BB74" w:rsidR="00410EC6" w:rsidRPr="005005EC" w:rsidRDefault="00410EC6" w:rsidP="005005EC">
          <w:pPr>
            <w:pStyle w:val="mulu"/>
            <w:rPr>
              <w:szCs w:val="24"/>
            </w:rPr>
          </w:pPr>
          <w:r w:rsidRPr="005005EC">
            <w:t>Content</w:t>
          </w:r>
          <w:commentRangeEnd w:id="6"/>
          <w:r w:rsidR="00DE51AF" w:rsidRPr="005005EC">
            <w:rPr>
              <w:rStyle w:val="aa"/>
              <w:rFonts w:eastAsiaTheme="minorEastAsia"/>
              <w:b w:val="0"/>
              <w:kern w:val="2"/>
            </w:rPr>
            <w:commentReference w:id="6"/>
          </w:r>
        </w:p>
        <w:p w14:paraId="4686FD93" w14:textId="77777777" w:rsidR="005005EC" w:rsidRPr="005005EC" w:rsidRDefault="002948E2" w:rsidP="005005EC">
          <w:pPr>
            <w:pStyle w:val="10"/>
            <w:spacing w:after="0"/>
            <w:rPr>
              <w:rFonts w:ascii="Times New Roman" w:hAnsi="Times New Roman"/>
              <w:noProof/>
              <w:kern w:val="2"/>
              <w:sz w:val="21"/>
            </w:rPr>
          </w:pPr>
          <w:r w:rsidRPr="005005EC">
            <w:rPr>
              <w:rFonts w:ascii="Times New Roman" w:eastAsia="黑体" w:hAnsi="Times New Roman"/>
              <w:b/>
            </w:rPr>
            <w:fldChar w:fldCharType="begin"/>
          </w:r>
          <w:r w:rsidRPr="005005EC">
            <w:rPr>
              <w:rFonts w:ascii="Times New Roman" w:eastAsia="黑体" w:hAnsi="Times New Roman"/>
              <w:b/>
            </w:rPr>
            <w:instrText xml:space="preserve"> TOC \o "1-3" \h \z \u </w:instrText>
          </w:r>
          <w:r w:rsidRPr="005005EC">
            <w:rPr>
              <w:rFonts w:ascii="Times New Roman" w:eastAsia="黑体" w:hAnsi="Times New Roman"/>
              <w:b/>
            </w:rPr>
            <w:fldChar w:fldCharType="separate"/>
          </w:r>
          <w:hyperlink w:anchor="_Toc32879640" w:history="1">
            <w:r w:rsidR="005005EC" w:rsidRPr="005005EC">
              <w:rPr>
                <w:rStyle w:val="ae"/>
                <w:rFonts w:ascii="Times New Roman" w:hAnsi="Times New Roman"/>
                <w:noProof/>
              </w:rPr>
              <w:t>1.</w:t>
            </w:r>
            <w:r w:rsidR="005005EC" w:rsidRPr="005005EC">
              <w:rPr>
                <w:rFonts w:ascii="Times New Roman" w:hAnsi="Times New Roman"/>
                <w:noProof/>
                <w:kern w:val="2"/>
                <w:sz w:val="21"/>
              </w:rPr>
              <w:tab/>
            </w:r>
            <w:r w:rsidR="005005EC" w:rsidRPr="005005EC">
              <w:rPr>
                <w:rStyle w:val="ae"/>
                <w:rFonts w:ascii="Times New Roman" w:hAnsi="Times New Roman"/>
                <w:noProof/>
              </w:rPr>
              <w:t>Introduction</w:t>
            </w:r>
            <w:r w:rsidR="005005EC" w:rsidRPr="005005EC">
              <w:rPr>
                <w:rFonts w:ascii="Times New Roman" w:hAnsi="Times New Roman"/>
                <w:noProof/>
                <w:webHidden/>
              </w:rPr>
              <w:tab/>
            </w:r>
            <w:r w:rsidR="005005EC" w:rsidRPr="005005EC">
              <w:rPr>
                <w:rFonts w:ascii="Times New Roman" w:hAnsi="Times New Roman"/>
                <w:noProof/>
                <w:webHidden/>
              </w:rPr>
              <w:fldChar w:fldCharType="begin"/>
            </w:r>
            <w:r w:rsidR="005005EC" w:rsidRPr="005005EC">
              <w:rPr>
                <w:rFonts w:ascii="Times New Roman" w:hAnsi="Times New Roman"/>
                <w:noProof/>
                <w:webHidden/>
              </w:rPr>
              <w:instrText xml:space="preserve"> PAGEREF _Toc32879640 \h </w:instrText>
            </w:r>
            <w:r w:rsidR="005005EC" w:rsidRPr="005005EC">
              <w:rPr>
                <w:rFonts w:ascii="Times New Roman" w:hAnsi="Times New Roman"/>
                <w:noProof/>
                <w:webHidden/>
              </w:rPr>
            </w:r>
            <w:r w:rsidR="005005EC" w:rsidRPr="005005EC">
              <w:rPr>
                <w:rFonts w:ascii="Times New Roman" w:hAnsi="Times New Roman"/>
                <w:noProof/>
                <w:webHidden/>
              </w:rPr>
              <w:fldChar w:fldCharType="separate"/>
            </w:r>
            <w:r w:rsidR="00C5312E">
              <w:rPr>
                <w:rFonts w:ascii="Times New Roman" w:hAnsi="Times New Roman"/>
                <w:noProof/>
                <w:webHidden/>
              </w:rPr>
              <w:t>3</w:t>
            </w:r>
            <w:r w:rsidR="005005EC" w:rsidRPr="005005EC">
              <w:rPr>
                <w:rFonts w:ascii="Times New Roman" w:hAnsi="Times New Roman"/>
                <w:noProof/>
                <w:webHidden/>
              </w:rPr>
              <w:fldChar w:fldCharType="end"/>
            </w:r>
          </w:hyperlink>
        </w:p>
        <w:p w14:paraId="43BAC585"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41" w:history="1">
            <w:r w:rsidRPr="005005EC">
              <w:rPr>
                <w:rStyle w:val="ae"/>
                <w:rFonts w:ascii="Times New Roman" w:hAnsi="Times New Roman"/>
                <w:noProof/>
              </w:rPr>
              <w:t>1.1.</w:t>
            </w:r>
            <w:r w:rsidRPr="005005EC">
              <w:rPr>
                <w:rFonts w:ascii="Times New Roman" w:hAnsi="Times New Roman"/>
                <w:noProof/>
                <w:kern w:val="2"/>
                <w:sz w:val="21"/>
              </w:rPr>
              <w:tab/>
            </w:r>
            <w:r w:rsidRPr="005005EC">
              <w:rPr>
                <w:rStyle w:val="ae"/>
                <w:rFonts w:ascii="Times New Roman" w:hAnsi="Times New Roman"/>
                <w:noProof/>
              </w:rPr>
              <w:t>Restatement of the Problem</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_Toc32879641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3</w:t>
            </w:r>
            <w:r w:rsidRPr="005005EC">
              <w:rPr>
                <w:rFonts w:ascii="Times New Roman" w:hAnsi="Times New Roman"/>
                <w:noProof/>
                <w:webHidden/>
              </w:rPr>
              <w:fldChar w:fldCharType="end"/>
            </w:r>
          </w:hyperlink>
        </w:p>
        <w:p w14:paraId="6F386657"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42" w:history="1">
            <w:r w:rsidRPr="005005EC">
              <w:rPr>
                <w:rStyle w:val="ae"/>
                <w:rFonts w:ascii="Times New Roman" w:hAnsi="Times New Roman"/>
                <w:noProof/>
              </w:rPr>
              <w:t>1.2.</w:t>
            </w:r>
            <w:r w:rsidRPr="005005EC">
              <w:rPr>
                <w:rFonts w:ascii="Times New Roman" w:hAnsi="Times New Roman"/>
                <w:noProof/>
                <w:kern w:val="2"/>
                <w:sz w:val="21"/>
              </w:rPr>
              <w:tab/>
            </w:r>
            <w:r w:rsidRPr="005005EC">
              <w:rPr>
                <w:rStyle w:val="ae"/>
                <w:rFonts w:ascii="Times New Roman" w:hAnsi="Times New Roman"/>
                <w:noProof/>
              </w:rPr>
              <w:t>Assumptions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_Toc32879642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3</w:t>
            </w:r>
            <w:r w:rsidRPr="005005EC">
              <w:rPr>
                <w:rFonts w:ascii="Times New Roman" w:hAnsi="Times New Roman"/>
                <w:noProof/>
                <w:webHidden/>
              </w:rPr>
              <w:fldChar w:fldCharType="end"/>
            </w:r>
          </w:hyperlink>
        </w:p>
        <w:p w14:paraId="61BB0E71"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43" w:history="1">
            <w:r w:rsidRPr="005005EC">
              <w:rPr>
                <w:rStyle w:val="ae"/>
                <w:rFonts w:ascii="Times New Roman" w:hAnsi="Times New Roman"/>
                <w:noProof/>
              </w:rPr>
              <w:t>1.3.</w:t>
            </w:r>
            <w:r w:rsidRPr="005005EC">
              <w:rPr>
                <w:rFonts w:ascii="Times New Roman" w:hAnsi="Times New Roman"/>
                <w:noProof/>
                <w:kern w:val="2"/>
                <w:sz w:val="21"/>
              </w:rPr>
              <w:tab/>
            </w:r>
            <w:r w:rsidRPr="005005EC">
              <w:rPr>
                <w:rStyle w:val="ae"/>
                <w:rFonts w:ascii="Times New Roman" w:hAnsi="Times New Roman"/>
                <w:noProof/>
              </w:rPr>
              <w:t>Flow Chart</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_Toc32879643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4</w:t>
            </w:r>
            <w:r w:rsidRPr="005005EC">
              <w:rPr>
                <w:rFonts w:ascii="Times New Roman" w:hAnsi="Times New Roman"/>
                <w:noProof/>
                <w:webHidden/>
              </w:rPr>
              <w:fldChar w:fldCharType="end"/>
            </w:r>
          </w:hyperlink>
        </w:p>
        <w:p w14:paraId="6025E22F" w14:textId="77777777" w:rsidR="005005EC" w:rsidRPr="005005EC" w:rsidRDefault="005005EC" w:rsidP="005005EC">
          <w:pPr>
            <w:pStyle w:val="10"/>
            <w:spacing w:after="0"/>
            <w:rPr>
              <w:rFonts w:ascii="Times New Roman" w:hAnsi="Times New Roman"/>
              <w:noProof/>
              <w:kern w:val="2"/>
              <w:sz w:val="21"/>
            </w:rPr>
          </w:pPr>
          <w:hyperlink w:anchor="_Toc32879644" w:history="1">
            <w:r w:rsidRPr="005005EC">
              <w:rPr>
                <w:rStyle w:val="ae"/>
                <w:rFonts w:ascii="Times New Roman" w:hAnsi="Times New Roman"/>
                <w:noProof/>
              </w:rPr>
              <w:t>2.</w:t>
            </w:r>
            <w:r w:rsidRPr="005005EC">
              <w:rPr>
                <w:rFonts w:ascii="Times New Roman" w:hAnsi="Times New Roman"/>
                <w:noProof/>
                <w:kern w:val="2"/>
                <w:sz w:val="21"/>
              </w:rPr>
              <w:tab/>
            </w:r>
            <w:r w:rsidRPr="005005EC">
              <w:rPr>
                <w:rStyle w:val="ae"/>
                <w:rFonts w:ascii="Times New Roman" w:hAnsi="Times New Roman"/>
                <w:noProof/>
              </w:rPr>
              <w:t>Notations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_Toc32879644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5</w:t>
            </w:r>
            <w:r w:rsidRPr="005005EC">
              <w:rPr>
                <w:rFonts w:ascii="Times New Roman" w:hAnsi="Times New Roman"/>
                <w:noProof/>
                <w:webHidden/>
              </w:rPr>
              <w:fldChar w:fldCharType="end"/>
            </w:r>
          </w:hyperlink>
        </w:p>
        <w:p w14:paraId="28631CD0" w14:textId="77777777" w:rsidR="005005EC" w:rsidRPr="005005EC" w:rsidRDefault="005005EC" w:rsidP="005005EC">
          <w:pPr>
            <w:pStyle w:val="10"/>
            <w:spacing w:after="0"/>
            <w:rPr>
              <w:rFonts w:ascii="Times New Roman" w:hAnsi="Times New Roman"/>
              <w:noProof/>
              <w:kern w:val="2"/>
              <w:sz w:val="21"/>
            </w:rPr>
          </w:pPr>
          <w:hyperlink w:anchor="_Toc32879645" w:history="1">
            <w:r w:rsidRPr="005005EC">
              <w:rPr>
                <w:rStyle w:val="ae"/>
                <w:rFonts w:ascii="Times New Roman" w:hAnsi="Times New Roman"/>
                <w:noProof/>
              </w:rPr>
              <w:t>3.</w:t>
            </w:r>
            <w:r w:rsidRPr="005005EC">
              <w:rPr>
                <w:rFonts w:ascii="Times New Roman" w:hAnsi="Times New Roman"/>
                <w:noProof/>
                <w:kern w:val="2"/>
                <w:sz w:val="21"/>
              </w:rPr>
              <w:tab/>
            </w:r>
            <w:r w:rsidRPr="005005EC">
              <w:rPr>
                <w:rStyle w:val="ae"/>
                <w:rFonts w:ascii="Times New Roman" w:hAnsi="Times New Roman"/>
                <w:noProof/>
              </w:rPr>
              <w:t>Data Analysis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_Toc32879645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6</w:t>
            </w:r>
            <w:r w:rsidRPr="005005EC">
              <w:rPr>
                <w:rFonts w:ascii="Times New Roman" w:hAnsi="Times New Roman"/>
                <w:noProof/>
                <w:webHidden/>
              </w:rPr>
              <w:fldChar w:fldCharType="end"/>
            </w:r>
          </w:hyperlink>
        </w:p>
        <w:p w14:paraId="7D551513"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46" w:history="1">
            <w:r w:rsidRPr="005005EC">
              <w:rPr>
                <w:rStyle w:val="ae"/>
                <w:rFonts w:ascii="Times New Roman" w:hAnsi="Times New Roman"/>
                <w:noProof/>
              </w:rPr>
              <w:t>3.1.</w:t>
            </w:r>
            <w:r w:rsidRPr="005005EC">
              <w:rPr>
                <w:rFonts w:ascii="Times New Roman" w:hAnsi="Times New Roman"/>
                <w:noProof/>
                <w:kern w:val="2"/>
                <w:sz w:val="21"/>
              </w:rPr>
              <w:tab/>
            </w:r>
            <w:r w:rsidRPr="005005EC">
              <w:rPr>
                <w:rStyle w:val="ae"/>
                <w:rFonts w:ascii="Times New Roman" w:hAnsi="Times New Roman"/>
                <w:noProof/>
              </w:rPr>
              <w:t>Create Passing Network</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_Toc32879646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6</w:t>
            </w:r>
            <w:r w:rsidRPr="005005EC">
              <w:rPr>
                <w:rFonts w:ascii="Times New Roman" w:hAnsi="Times New Roman"/>
                <w:noProof/>
                <w:webHidden/>
              </w:rPr>
              <w:fldChar w:fldCharType="end"/>
            </w:r>
          </w:hyperlink>
        </w:p>
        <w:p w14:paraId="44167EFA"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47" w:history="1">
            <w:r w:rsidRPr="005005EC">
              <w:rPr>
                <w:rStyle w:val="ae"/>
                <w:rFonts w:ascii="Times New Roman" w:hAnsi="Times New Roman"/>
                <w:noProof/>
              </w:rPr>
              <w:t>3.2.</w:t>
            </w:r>
            <w:r w:rsidRPr="005005EC">
              <w:rPr>
                <w:rFonts w:ascii="Times New Roman" w:hAnsi="Times New Roman"/>
                <w:noProof/>
                <w:kern w:val="2"/>
                <w:sz w:val="21"/>
              </w:rPr>
              <w:tab/>
            </w:r>
            <w:r w:rsidRPr="005005EC">
              <w:rPr>
                <w:rStyle w:val="ae"/>
                <w:rFonts w:ascii="Times New Roman" w:hAnsi="Times New Roman"/>
                <w:noProof/>
              </w:rPr>
              <w:t>Pattern Data</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_Toc32879647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7</w:t>
            </w:r>
            <w:r w:rsidRPr="005005EC">
              <w:rPr>
                <w:rFonts w:ascii="Times New Roman" w:hAnsi="Times New Roman"/>
                <w:noProof/>
                <w:webHidden/>
              </w:rPr>
              <w:fldChar w:fldCharType="end"/>
            </w:r>
          </w:hyperlink>
        </w:p>
        <w:p w14:paraId="2E120713" w14:textId="77777777" w:rsidR="005005EC" w:rsidRPr="005005EC" w:rsidRDefault="005005EC" w:rsidP="005005EC">
          <w:pPr>
            <w:pStyle w:val="20"/>
            <w:tabs>
              <w:tab w:val="left" w:pos="1050"/>
              <w:tab w:val="right" w:leader="dot" w:pos="8296"/>
            </w:tabs>
            <w:spacing w:after="0" w:line="240" w:lineRule="auto"/>
            <w:rPr>
              <w:rFonts w:ascii="Times New Roman" w:hAnsi="Times New Roman"/>
              <w:noProof/>
              <w:kern w:val="2"/>
              <w:sz w:val="21"/>
            </w:rPr>
          </w:pPr>
          <w:hyperlink w:anchor="_Toc32879648" w:history="1">
            <w:r w:rsidRPr="005005EC">
              <w:rPr>
                <w:rStyle w:val="ae"/>
                <w:rFonts w:ascii="Times New Roman" w:hAnsi="Times New Roman"/>
                <w:noProof/>
                <w:lang w:bidi="x-none"/>
                <w14:scene3d>
                  <w14:camera w14:prst="orthographicFront"/>
                  <w14:lightRig w14:rig="threePt" w14:dir="t">
                    <w14:rot w14:lat="0" w14:lon="0" w14:rev="0"/>
                  </w14:lightRig>
                </w14:scene3d>
              </w:rPr>
              <w:t>3.2.1.</w:t>
            </w:r>
            <w:r w:rsidRPr="005005EC">
              <w:rPr>
                <w:rFonts w:ascii="Times New Roman" w:hAnsi="Times New Roman"/>
                <w:noProof/>
                <w:kern w:val="2"/>
                <w:sz w:val="21"/>
              </w:rPr>
              <w:tab/>
            </w:r>
            <w:r w:rsidRPr="005005EC">
              <w:rPr>
                <w:rStyle w:val="ae"/>
                <w:rFonts w:ascii="Times New Roman" w:hAnsi="Times New Roman"/>
                <w:noProof/>
              </w:rPr>
              <w:t>Dyadic Configurations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_Toc32879648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7</w:t>
            </w:r>
            <w:r w:rsidRPr="005005EC">
              <w:rPr>
                <w:rFonts w:ascii="Times New Roman" w:hAnsi="Times New Roman"/>
                <w:noProof/>
                <w:webHidden/>
              </w:rPr>
              <w:fldChar w:fldCharType="end"/>
            </w:r>
          </w:hyperlink>
        </w:p>
        <w:p w14:paraId="04A63DF8" w14:textId="77777777" w:rsidR="005005EC" w:rsidRPr="005005EC" w:rsidRDefault="005005EC" w:rsidP="005005EC">
          <w:pPr>
            <w:pStyle w:val="20"/>
            <w:tabs>
              <w:tab w:val="left" w:pos="1050"/>
              <w:tab w:val="right" w:leader="dot" w:pos="8296"/>
            </w:tabs>
            <w:spacing w:after="0" w:line="240" w:lineRule="auto"/>
            <w:rPr>
              <w:rFonts w:ascii="Times New Roman" w:hAnsi="Times New Roman"/>
              <w:noProof/>
              <w:kern w:val="2"/>
              <w:sz w:val="21"/>
            </w:rPr>
          </w:pPr>
          <w:hyperlink w:anchor="_Toc32879649" w:history="1">
            <w:r w:rsidRPr="005005EC">
              <w:rPr>
                <w:rStyle w:val="ae"/>
                <w:rFonts w:ascii="Times New Roman" w:hAnsi="Times New Roman"/>
                <w:noProof/>
                <w:lang w:bidi="x-none"/>
                <w14:scene3d>
                  <w14:camera w14:prst="orthographicFront"/>
                  <w14:lightRig w14:rig="threePt" w14:dir="t">
                    <w14:rot w14:lat="0" w14:lon="0" w14:rev="0"/>
                  </w14:lightRig>
                </w14:scene3d>
              </w:rPr>
              <w:t>3.2.2.</w:t>
            </w:r>
            <w:r w:rsidRPr="005005EC">
              <w:rPr>
                <w:rFonts w:ascii="Times New Roman" w:hAnsi="Times New Roman"/>
                <w:noProof/>
                <w:kern w:val="2"/>
                <w:sz w:val="21"/>
              </w:rPr>
              <w:tab/>
            </w:r>
            <w:r w:rsidRPr="005005EC">
              <w:rPr>
                <w:rStyle w:val="ae"/>
                <w:rFonts w:ascii="Times New Roman" w:hAnsi="Times New Roman"/>
                <w:noProof/>
              </w:rPr>
              <w:t>Triadic Configurations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_Toc32879649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7</w:t>
            </w:r>
            <w:r w:rsidRPr="005005EC">
              <w:rPr>
                <w:rFonts w:ascii="Times New Roman" w:hAnsi="Times New Roman"/>
                <w:noProof/>
                <w:webHidden/>
              </w:rPr>
              <w:fldChar w:fldCharType="end"/>
            </w:r>
          </w:hyperlink>
        </w:p>
        <w:p w14:paraId="78A4134E" w14:textId="77777777" w:rsidR="005005EC" w:rsidRPr="005005EC" w:rsidRDefault="005005EC" w:rsidP="005005EC">
          <w:pPr>
            <w:pStyle w:val="20"/>
            <w:tabs>
              <w:tab w:val="left" w:pos="1050"/>
              <w:tab w:val="right" w:leader="dot" w:pos="8296"/>
            </w:tabs>
            <w:spacing w:after="0" w:line="240" w:lineRule="auto"/>
            <w:rPr>
              <w:rFonts w:ascii="Times New Roman" w:hAnsi="Times New Roman"/>
              <w:noProof/>
              <w:kern w:val="2"/>
              <w:sz w:val="21"/>
            </w:rPr>
          </w:pPr>
          <w:hyperlink w:anchor="_Toc32879650" w:history="1">
            <w:r w:rsidRPr="005005EC">
              <w:rPr>
                <w:rStyle w:val="ae"/>
                <w:rFonts w:ascii="Times New Roman" w:hAnsi="Times New Roman"/>
                <w:noProof/>
                <w:lang w:bidi="x-none"/>
                <w14:scene3d>
                  <w14:camera w14:prst="orthographicFront"/>
                  <w14:lightRig w14:rig="threePt" w14:dir="t">
                    <w14:rot w14:lat="0" w14:lon="0" w14:rev="0"/>
                  </w14:lightRig>
                </w14:scene3d>
              </w:rPr>
              <w:t>3.2.3.</w:t>
            </w:r>
            <w:r w:rsidRPr="005005EC">
              <w:rPr>
                <w:rFonts w:ascii="Times New Roman" w:hAnsi="Times New Roman"/>
                <w:noProof/>
                <w:kern w:val="2"/>
                <w:sz w:val="21"/>
              </w:rPr>
              <w:tab/>
            </w:r>
            <w:r w:rsidRPr="005005EC">
              <w:rPr>
                <w:rStyle w:val="ae"/>
                <w:rFonts w:ascii="Times New Roman" w:hAnsi="Times New Roman"/>
                <w:noProof/>
              </w:rPr>
              <w:t>Crucial Chain</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_Toc32879650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8</w:t>
            </w:r>
            <w:r w:rsidRPr="005005EC">
              <w:rPr>
                <w:rFonts w:ascii="Times New Roman" w:hAnsi="Times New Roman"/>
                <w:noProof/>
                <w:webHidden/>
              </w:rPr>
              <w:fldChar w:fldCharType="end"/>
            </w:r>
          </w:hyperlink>
        </w:p>
        <w:p w14:paraId="49858ABA"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51" w:history="1">
            <w:r w:rsidRPr="005005EC">
              <w:rPr>
                <w:rStyle w:val="ae"/>
                <w:rFonts w:ascii="Times New Roman" w:hAnsi="Times New Roman"/>
                <w:noProof/>
              </w:rPr>
              <w:t>3.3.</w:t>
            </w:r>
            <w:r w:rsidRPr="005005EC">
              <w:rPr>
                <w:rFonts w:ascii="Times New Roman" w:hAnsi="Times New Roman"/>
                <w:noProof/>
                <w:kern w:val="2"/>
                <w:sz w:val="21"/>
              </w:rPr>
              <w:tab/>
            </w:r>
            <w:r w:rsidRPr="005005EC">
              <w:rPr>
                <w:rStyle w:val="ae"/>
                <w:rFonts w:ascii="Times New Roman" w:hAnsi="Times New Roman"/>
                <w:noProof/>
              </w:rPr>
              <w:t>Create Position Network</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_Toc32879651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9</w:t>
            </w:r>
            <w:r w:rsidRPr="005005EC">
              <w:rPr>
                <w:rFonts w:ascii="Times New Roman" w:hAnsi="Times New Roman"/>
                <w:noProof/>
                <w:webHidden/>
              </w:rPr>
              <w:fldChar w:fldCharType="end"/>
            </w:r>
          </w:hyperlink>
        </w:p>
        <w:p w14:paraId="2327D0EC"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52" w:history="1">
            <w:r w:rsidRPr="005005EC">
              <w:rPr>
                <w:rStyle w:val="ae"/>
                <w:rFonts w:ascii="Times New Roman" w:hAnsi="Times New Roman"/>
                <w:noProof/>
              </w:rPr>
              <w:t>3.4.</w:t>
            </w:r>
            <w:r w:rsidRPr="005005EC">
              <w:rPr>
                <w:rFonts w:ascii="Times New Roman" w:hAnsi="Times New Roman"/>
                <w:noProof/>
                <w:kern w:val="2"/>
                <w:sz w:val="21"/>
              </w:rPr>
              <w:tab/>
            </w:r>
            <w:r w:rsidRPr="005005EC">
              <w:rPr>
                <w:rStyle w:val="ae"/>
                <w:rFonts w:ascii="Times New Roman" w:hAnsi="Times New Roman"/>
                <w:noProof/>
              </w:rPr>
              <w:t>Pass Data</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_Toc32879652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9</w:t>
            </w:r>
            <w:r w:rsidRPr="005005EC">
              <w:rPr>
                <w:rFonts w:ascii="Times New Roman" w:hAnsi="Times New Roman"/>
                <w:noProof/>
                <w:webHidden/>
              </w:rPr>
              <w:fldChar w:fldCharType="end"/>
            </w:r>
          </w:hyperlink>
        </w:p>
        <w:p w14:paraId="4986AEEC"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53" w:history="1">
            <w:r w:rsidRPr="005005EC">
              <w:rPr>
                <w:rStyle w:val="ae"/>
                <w:rFonts w:ascii="Times New Roman" w:hAnsi="Times New Roman"/>
                <w:noProof/>
              </w:rPr>
              <w:t>3.5.</w:t>
            </w:r>
            <w:r w:rsidRPr="005005EC">
              <w:rPr>
                <w:rFonts w:ascii="Times New Roman" w:hAnsi="Times New Roman"/>
                <w:noProof/>
                <w:kern w:val="2"/>
                <w:sz w:val="21"/>
              </w:rPr>
              <w:tab/>
            </w:r>
            <w:r w:rsidRPr="005005EC">
              <w:rPr>
                <w:rStyle w:val="ae"/>
                <w:rFonts w:ascii="Times New Roman" w:hAnsi="Times New Roman"/>
                <w:noProof/>
              </w:rPr>
              <w:t>Team Formations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_Toc32879653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11</w:t>
            </w:r>
            <w:r w:rsidRPr="005005EC">
              <w:rPr>
                <w:rFonts w:ascii="Times New Roman" w:hAnsi="Times New Roman"/>
                <w:noProof/>
                <w:webHidden/>
              </w:rPr>
              <w:fldChar w:fldCharType="end"/>
            </w:r>
          </w:hyperlink>
        </w:p>
        <w:p w14:paraId="4EF16E9F"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54" w:history="1">
            <w:r w:rsidRPr="005005EC">
              <w:rPr>
                <w:rStyle w:val="ae"/>
                <w:rFonts w:ascii="Times New Roman" w:hAnsi="Times New Roman"/>
                <w:noProof/>
              </w:rPr>
              <w:t>3.6.</w:t>
            </w:r>
            <w:r w:rsidRPr="005005EC">
              <w:rPr>
                <w:rFonts w:ascii="Times New Roman" w:hAnsi="Times New Roman"/>
                <w:noProof/>
                <w:kern w:val="2"/>
                <w:sz w:val="21"/>
              </w:rPr>
              <w:tab/>
            </w:r>
            <w:r w:rsidRPr="005005EC">
              <w:rPr>
                <w:rStyle w:val="ae"/>
                <w:rFonts w:ascii="Times New Roman" w:hAnsi="Times New Roman"/>
                <w:noProof/>
              </w:rPr>
              <w:t>Side Data</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_Toc32879654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12</w:t>
            </w:r>
            <w:r w:rsidRPr="005005EC">
              <w:rPr>
                <w:rFonts w:ascii="Times New Roman" w:hAnsi="Times New Roman"/>
                <w:noProof/>
                <w:webHidden/>
              </w:rPr>
              <w:fldChar w:fldCharType="end"/>
            </w:r>
          </w:hyperlink>
        </w:p>
        <w:p w14:paraId="1F2DB044"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55" w:history="1">
            <w:r w:rsidRPr="005005EC">
              <w:rPr>
                <w:rStyle w:val="ae"/>
                <w:rFonts w:ascii="Times New Roman" w:hAnsi="Times New Roman"/>
                <w:noProof/>
              </w:rPr>
              <w:t>3.7.</w:t>
            </w:r>
            <w:r w:rsidRPr="005005EC">
              <w:rPr>
                <w:rFonts w:ascii="Times New Roman" w:hAnsi="Times New Roman"/>
                <w:noProof/>
                <w:kern w:val="2"/>
                <w:sz w:val="21"/>
              </w:rPr>
              <w:tab/>
            </w:r>
            <w:r w:rsidRPr="005005EC">
              <w:rPr>
                <w:rStyle w:val="ae"/>
                <w:rFonts w:ascii="Times New Roman" w:hAnsi="Times New Roman"/>
                <w:noProof/>
              </w:rPr>
              <w:t>Same Opponent Data</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_Toc32879655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12</w:t>
            </w:r>
            <w:r w:rsidRPr="005005EC">
              <w:rPr>
                <w:rFonts w:ascii="Times New Roman" w:hAnsi="Times New Roman"/>
                <w:noProof/>
                <w:webHidden/>
              </w:rPr>
              <w:fldChar w:fldCharType="end"/>
            </w:r>
          </w:hyperlink>
        </w:p>
        <w:p w14:paraId="36CFE6C3"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56" w:history="1">
            <w:r w:rsidRPr="005005EC">
              <w:rPr>
                <w:rStyle w:val="ae"/>
                <w:rFonts w:ascii="Times New Roman" w:hAnsi="Times New Roman"/>
                <w:noProof/>
              </w:rPr>
              <w:t>3.8.</w:t>
            </w:r>
            <w:r w:rsidRPr="005005EC">
              <w:rPr>
                <w:rFonts w:ascii="Times New Roman" w:hAnsi="Times New Roman"/>
                <w:noProof/>
                <w:kern w:val="2"/>
                <w:sz w:val="21"/>
              </w:rPr>
              <w:tab/>
            </w:r>
            <w:r w:rsidRPr="005005EC">
              <w:rPr>
                <w:rStyle w:val="ae"/>
                <w:rFonts w:ascii="Times New Roman" w:hAnsi="Times New Roman"/>
                <w:noProof/>
              </w:rPr>
              <w:t>Structural Tactics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_Toc32879656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12</w:t>
            </w:r>
            <w:r w:rsidRPr="005005EC">
              <w:rPr>
                <w:rFonts w:ascii="Times New Roman" w:hAnsi="Times New Roman"/>
                <w:noProof/>
                <w:webHidden/>
              </w:rPr>
              <w:fldChar w:fldCharType="end"/>
            </w:r>
          </w:hyperlink>
        </w:p>
        <w:p w14:paraId="60D49A4F" w14:textId="77777777" w:rsidR="005005EC" w:rsidRPr="005005EC" w:rsidRDefault="005005EC" w:rsidP="005005EC">
          <w:pPr>
            <w:pStyle w:val="10"/>
            <w:spacing w:after="0"/>
            <w:rPr>
              <w:rFonts w:ascii="Times New Roman" w:hAnsi="Times New Roman"/>
              <w:noProof/>
              <w:kern w:val="2"/>
              <w:sz w:val="21"/>
            </w:rPr>
          </w:pPr>
          <w:hyperlink w:anchor="_Toc32879657" w:history="1">
            <w:r w:rsidRPr="005005EC">
              <w:rPr>
                <w:rStyle w:val="ae"/>
                <w:rFonts w:ascii="Times New Roman" w:hAnsi="Times New Roman"/>
                <w:noProof/>
              </w:rPr>
              <w:t>4.</w:t>
            </w:r>
            <w:r w:rsidRPr="005005EC">
              <w:rPr>
                <w:rFonts w:ascii="Times New Roman" w:hAnsi="Times New Roman"/>
                <w:noProof/>
                <w:kern w:val="2"/>
                <w:sz w:val="21"/>
              </w:rPr>
              <w:tab/>
            </w:r>
            <w:r w:rsidRPr="005005EC">
              <w:rPr>
                <w:rStyle w:val="ae"/>
                <w:rFonts w:ascii="Times New Roman" w:hAnsi="Times New Roman"/>
                <w:noProof/>
              </w:rPr>
              <w:t>Identify Indicators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_Toc32879657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14</w:t>
            </w:r>
            <w:r w:rsidRPr="005005EC">
              <w:rPr>
                <w:rFonts w:ascii="Times New Roman" w:hAnsi="Times New Roman"/>
                <w:noProof/>
                <w:webHidden/>
              </w:rPr>
              <w:fldChar w:fldCharType="end"/>
            </w:r>
          </w:hyperlink>
        </w:p>
        <w:p w14:paraId="5730AFE0"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58" w:history="1">
            <w:r w:rsidRPr="005005EC">
              <w:rPr>
                <w:rStyle w:val="ae"/>
                <w:rFonts w:ascii="Times New Roman" w:hAnsi="Times New Roman"/>
                <w:noProof/>
              </w:rPr>
              <w:t>4.1.</w:t>
            </w:r>
            <w:r w:rsidRPr="005005EC">
              <w:rPr>
                <w:rFonts w:ascii="Times New Roman" w:hAnsi="Times New Roman"/>
                <w:noProof/>
                <w:kern w:val="2"/>
                <w:sz w:val="21"/>
              </w:rPr>
              <w:tab/>
            </w:r>
            <w:r w:rsidRPr="005005EC">
              <w:rPr>
                <w:rStyle w:val="ae"/>
                <w:rFonts w:ascii="Times New Roman" w:hAnsi="Times New Roman"/>
                <w:noProof/>
              </w:rPr>
              <w:t>Player Ability</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_Toc32879658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14</w:t>
            </w:r>
            <w:r w:rsidRPr="005005EC">
              <w:rPr>
                <w:rFonts w:ascii="Times New Roman" w:hAnsi="Times New Roman"/>
                <w:noProof/>
                <w:webHidden/>
              </w:rPr>
              <w:fldChar w:fldCharType="end"/>
            </w:r>
          </w:hyperlink>
        </w:p>
        <w:p w14:paraId="01D802CA"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59" w:history="1">
            <w:r w:rsidRPr="005005EC">
              <w:rPr>
                <w:rStyle w:val="ae"/>
                <w:rFonts w:ascii="Times New Roman" w:hAnsi="Times New Roman"/>
                <w:noProof/>
              </w:rPr>
              <w:t>4.2.</w:t>
            </w:r>
            <w:r w:rsidRPr="005005EC">
              <w:rPr>
                <w:rFonts w:ascii="Times New Roman" w:hAnsi="Times New Roman"/>
                <w:noProof/>
                <w:kern w:val="2"/>
                <w:sz w:val="21"/>
              </w:rPr>
              <w:tab/>
            </w:r>
            <w:r w:rsidRPr="005005EC">
              <w:rPr>
                <w:rStyle w:val="ae"/>
                <w:rFonts w:ascii="Times New Roman" w:hAnsi="Times New Roman"/>
                <w:noProof/>
              </w:rPr>
              <w:t>Collaboration &amp; Crucial Chain</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_Toc32879659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14</w:t>
            </w:r>
            <w:r w:rsidRPr="005005EC">
              <w:rPr>
                <w:rFonts w:ascii="Times New Roman" w:hAnsi="Times New Roman"/>
                <w:noProof/>
                <w:webHidden/>
              </w:rPr>
              <w:fldChar w:fldCharType="end"/>
            </w:r>
          </w:hyperlink>
        </w:p>
        <w:p w14:paraId="56EFADC3"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60" w:history="1">
            <w:r w:rsidRPr="005005EC">
              <w:rPr>
                <w:rStyle w:val="ae"/>
                <w:rFonts w:ascii="Times New Roman" w:hAnsi="Times New Roman"/>
                <w:noProof/>
              </w:rPr>
              <w:t>4.3.</w:t>
            </w:r>
            <w:r w:rsidRPr="005005EC">
              <w:rPr>
                <w:rFonts w:ascii="Times New Roman" w:hAnsi="Times New Roman"/>
                <w:noProof/>
                <w:kern w:val="2"/>
                <w:sz w:val="21"/>
              </w:rPr>
              <w:tab/>
            </w:r>
            <w:r w:rsidRPr="005005EC">
              <w:rPr>
                <w:rStyle w:val="ae"/>
                <w:rFonts w:ascii="Times New Roman" w:hAnsi="Times New Roman"/>
                <w:noProof/>
              </w:rPr>
              <w:t>Tactics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_Toc32879660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15</w:t>
            </w:r>
            <w:r w:rsidRPr="005005EC">
              <w:rPr>
                <w:rFonts w:ascii="Times New Roman" w:hAnsi="Times New Roman"/>
                <w:noProof/>
                <w:webHidden/>
              </w:rPr>
              <w:fldChar w:fldCharType="end"/>
            </w:r>
          </w:hyperlink>
        </w:p>
        <w:p w14:paraId="43E9FC64"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61" w:history="1">
            <w:r w:rsidRPr="005005EC">
              <w:rPr>
                <w:rStyle w:val="ae"/>
                <w:rFonts w:ascii="Times New Roman" w:hAnsi="Times New Roman"/>
                <w:noProof/>
              </w:rPr>
              <w:t>4.4.</w:t>
            </w:r>
            <w:r w:rsidRPr="005005EC">
              <w:rPr>
                <w:rFonts w:ascii="Times New Roman" w:hAnsi="Times New Roman"/>
                <w:noProof/>
                <w:kern w:val="2"/>
                <w:sz w:val="21"/>
              </w:rPr>
              <w:tab/>
            </w:r>
            <w:r w:rsidRPr="005005EC">
              <w:rPr>
                <w:rStyle w:val="ae"/>
                <w:rFonts w:ascii="Times New Roman" w:hAnsi="Times New Roman"/>
                <w:noProof/>
              </w:rPr>
              <w:t>Flexibility</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_Toc32879661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15</w:t>
            </w:r>
            <w:r w:rsidRPr="005005EC">
              <w:rPr>
                <w:rFonts w:ascii="Times New Roman" w:hAnsi="Times New Roman"/>
                <w:noProof/>
                <w:webHidden/>
              </w:rPr>
              <w:fldChar w:fldCharType="end"/>
            </w:r>
          </w:hyperlink>
        </w:p>
        <w:p w14:paraId="02845E0D"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62" w:history="1">
            <w:r w:rsidRPr="005005EC">
              <w:rPr>
                <w:rStyle w:val="ae"/>
                <w:rFonts w:ascii="Times New Roman" w:hAnsi="Times New Roman"/>
                <w:noProof/>
              </w:rPr>
              <w:t>4.5.</w:t>
            </w:r>
            <w:r w:rsidRPr="005005EC">
              <w:rPr>
                <w:rFonts w:ascii="Times New Roman" w:hAnsi="Times New Roman"/>
                <w:noProof/>
                <w:kern w:val="2"/>
                <w:sz w:val="21"/>
              </w:rPr>
              <w:tab/>
            </w:r>
            <w:r w:rsidRPr="005005EC">
              <w:rPr>
                <w:rStyle w:val="ae"/>
                <w:rFonts w:ascii="Times New Roman" w:hAnsi="Times New Roman"/>
                <w:noProof/>
              </w:rPr>
              <w:t>Mentality</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_Toc32879662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15</w:t>
            </w:r>
            <w:r w:rsidRPr="005005EC">
              <w:rPr>
                <w:rFonts w:ascii="Times New Roman" w:hAnsi="Times New Roman"/>
                <w:noProof/>
                <w:webHidden/>
              </w:rPr>
              <w:fldChar w:fldCharType="end"/>
            </w:r>
          </w:hyperlink>
        </w:p>
        <w:p w14:paraId="2B18C468"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63" w:history="1">
            <w:r w:rsidRPr="005005EC">
              <w:rPr>
                <w:rStyle w:val="ae"/>
                <w:rFonts w:ascii="Times New Roman" w:hAnsi="Times New Roman"/>
                <w:noProof/>
              </w:rPr>
              <w:t>4.6.</w:t>
            </w:r>
            <w:r w:rsidRPr="005005EC">
              <w:rPr>
                <w:rFonts w:ascii="Times New Roman" w:hAnsi="Times New Roman"/>
                <w:noProof/>
                <w:kern w:val="2"/>
                <w:sz w:val="21"/>
              </w:rPr>
              <w:tab/>
            </w:r>
            <w:r w:rsidRPr="005005EC">
              <w:rPr>
                <w:rStyle w:val="ae"/>
                <w:rFonts w:ascii="Times New Roman" w:hAnsi="Times New Roman"/>
                <w:noProof/>
              </w:rPr>
              <w:t>Team Formation</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_Toc32879663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15</w:t>
            </w:r>
            <w:r w:rsidRPr="005005EC">
              <w:rPr>
                <w:rFonts w:ascii="Times New Roman" w:hAnsi="Times New Roman"/>
                <w:noProof/>
                <w:webHidden/>
              </w:rPr>
              <w:fldChar w:fldCharType="end"/>
            </w:r>
          </w:hyperlink>
        </w:p>
        <w:p w14:paraId="70339FA6" w14:textId="77777777" w:rsidR="005005EC" w:rsidRPr="005005EC" w:rsidRDefault="005005EC" w:rsidP="005005EC">
          <w:pPr>
            <w:pStyle w:val="10"/>
            <w:spacing w:after="0"/>
            <w:rPr>
              <w:rFonts w:ascii="Times New Roman" w:hAnsi="Times New Roman"/>
              <w:noProof/>
              <w:kern w:val="2"/>
              <w:sz w:val="21"/>
            </w:rPr>
          </w:pPr>
          <w:hyperlink w:anchor="_Toc32879664" w:history="1">
            <w:r w:rsidRPr="005005EC">
              <w:rPr>
                <w:rStyle w:val="ae"/>
                <w:rFonts w:ascii="Times New Roman" w:hAnsi="Times New Roman"/>
                <w:noProof/>
              </w:rPr>
              <w:t>5.</w:t>
            </w:r>
            <w:r w:rsidRPr="005005EC">
              <w:rPr>
                <w:rFonts w:ascii="Times New Roman" w:hAnsi="Times New Roman"/>
                <w:noProof/>
                <w:kern w:val="2"/>
                <w:sz w:val="21"/>
              </w:rPr>
              <w:tab/>
            </w:r>
            <w:r w:rsidRPr="005005EC">
              <w:rPr>
                <w:rStyle w:val="ae"/>
                <w:rFonts w:ascii="Times New Roman" w:hAnsi="Times New Roman"/>
                <w:noProof/>
              </w:rPr>
              <w:t>Model</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_Toc32879664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15</w:t>
            </w:r>
            <w:r w:rsidRPr="005005EC">
              <w:rPr>
                <w:rFonts w:ascii="Times New Roman" w:hAnsi="Times New Roman"/>
                <w:noProof/>
                <w:webHidden/>
              </w:rPr>
              <w:fldChar w:fldCharType="end"/>
            </w:r>
          </w:hyperlink>
        </w:p>
        <w:p w14:paraId="07809A4B"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65" w:history="1">
            <w:r w:rsidRPr="005005EC">
              <w:rPr>
                <w:rStyle w:val="ae"/>
                <w:rFonts w:ascii="Times New Roman" w:hAnsi="Times New Roman"/>
                <w:noProof/>
              </w:rPr>
              <w:t>5.1.</w:t>
            </w:r>
            <w:r w:rsidRPr="005005EC">
              <w:rPr>
                <w:rFonts w:ascii="Times New Roman" w:hAnsi="Times New Roman"/>
                <w:noProof/>
                <w:kern w:val="2"/>
                <w:sz w:val="21"/>
              </w:rPr>
              <w:tab/>
            </w:r>
            <w:r w:rsidRPr="005005EC">
              <w:rPr>
                <w:rStyle w:val="ae"/>
                <w:rFonts w:ascii="Times New Roman" w:hAnsi="Times New Roman"/>
                <w:noProof/>
              </w:rPr>
              <w:t>Structural Aspect</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_Toc32879665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16</w:t>
            </w:r>
            <w:r w:rsidRPr="005005EC">
              <w:rPr>
                <w:rFonts w:ascii="Times New Roman" w:hAnsi="Times New Roman"/>
                <w:noProof/>
                <w:webHidden/>
              </w:rPr>
              <w:fldChar w:fldCharType="end"/>
            </w:r>
          </w:hyperlink>
        </w:p>
        <w:p w14:paraId="6BABF3CE"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66" w:history="1">
            <w:r w:rsidRPr="005005EC">
              <w:rPr>
                <w:rStyle w:val="ae"/>
                <w:rFonts w:ascii="Times New Roman" w:hAnsi="Times New Roman"/>
                <w:noProof/>
              </w:rPr>
              <w:t>5.2.</w:t>
            </w:r>
            <w:r w:rsidRPr="005005EC">
              <w:rPr>
                <w:rFonts w:ascii="Times New Roman" w:hAnsi="Times New Roman"/>
                <w:noProof/>
                <w:kern w:val="2"/>
                <w:sz w:val="21"/>
              </w:rPr>
              <w:tab/>
            </w:r>
            <w:r w:rsidRPr="005005EC">
              <w:rPr>
                <w:rStyle w:val="ae"/>
                <w:rFonts w:ascii="Times New Roman" w:hAnsi="Times New Roman"/>
                <w:noProof/>
              </w:rPr>
              <w:t>Configurational Aspect</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_Toc32879666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17</w:t>
            </w:r>
            <w:r w:rsidRPr="005005EC">
              <w:rPr>
                <w:rFonts w:ascii="Times New Roman" w:hAnsi="Times New Roman"/>
                <w:noProof/>
                <w:webHidden/>
              </w:rPr>
              <w:fldChar w:fldCharType="end"/>
            </w:r>
          </w:hyperlink>
        </w:p>
        <w:p w14:paraId="3EB50765"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67" w:history="1">
            <w:r w:rsidRPr="005005EC">
              <w:rPr>
                <w:rStyle w:val="ae"/>
                <w:rFonts w:ascii="Times New Roman" w:hAnsi="Times New Roman"/>
                <w:noProof/>
              </w:rPr>
              <w:t>5.3.</w:t>
            </w:r>
            <w:r w:rsidRPr="005005EC">
              <w:rPr>
                <w:rFonts w:ascii="Times New Roman" w:hAnsi="Times New Roman"/>
                <w:noProof/>
                <w:kern w:val="2"/>
                <w:sz w:val="21"/>
              </w:rPr>
              <w:tab/>
            </w:r>
            <w:r w:rsidRPr="005005EC">
              <w:rPr>
                <w:rStyle w:val="ae"/>
                <w:rFonts w:ascii="Times New Roman" w:hAnsi="Times New Roman"/>
                <w:noProof/>
              </w:rPr>
              <w:t>Dynamical Aspect</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_Toc32879667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17</w:t>
            </w:r>
            <w:r w:rsidRPr="005005EC">
              <w:rPr>
                <w:rFonts w:ascii="Times New Roman" w:hAnsi="Times New Roman"/>
                <w:noProof/>
                <w:webHidden/>
              </w:rPr>
              <w:fldChar w:fldCharType="end"/>
            </w:r>
          </w:hyperlink>
        </w:p>
        <w:p w14:paraId="41E97459" w14:textId="77777777" w:rsidR="005005EC" w:rsidRPr="005005EC" w:rsidRDefault="005005EC" w:rsidP="005005EC">
          <w:pPr>
            <w:pStyle w:val="10"/>
            <w:spacing w:after="0"/>
            <w:rPr>
              <w:rFonts w:ascii="Times New Roman" w:hAnsi="Times New Roman"/>
              <w:noProof/>
              <w:kern w:val="2"/>
              <w:sz w:val="21"/>
            </w:rPr>
          </w:pPr>
          <w:hyperlink w:anchor="_Toc32879668" w:history="1">
            <w:r w:rsidRPr="005005EC">
              <w:rPr>
                <w:rStyle w:val="ae"/>
                <w:rFonts w:ascii="Times New Roman" w:hAnsi="Times New Roman"/>
                <w:noProof/>
              </w:rPr>
              <w:t>6.</w:t>
            </w:r>
            <w:r w:rsidRPr="005005EC">
              <w:rPr>
                <w:rFonts w:ascii="Times New Roman" w:hAnsi="Times New Roman"/>
                <w:noProof/>
                <w:kern w:val="2"/>
                <w:sz w:val="21"/>
              </w:rPr>
              <w:tab/>
            </w:r>
            <w:r w:rsidRPr="005005EC">
              <w:rPr>
                <w:rStyle w:val="ae"/>
                <w:rFonts w:ascii="Times New Roman" w:hAnsi="Times New Roman"/>
                <w:noProof/>
              </w:rPr>
              <w:t>Teamwork Evaluation</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_Toc32879668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17</w:t>
            </w:r>
            <w:r w:rsidRPr="005005EC">
              <w:rPr>
                <w:rFonts w:ascii="Times New Roman" w:hAnsi="Times New Roman"/>
                <w:noProof/>
                <w:webHidden/>
              </w:rPr>
              <w:fldChar w:fldCharType="end"/>
            </w:r>
          </w:hyperlink>
        </w:p>
        <w:p w14:paraId="34215F30"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69" w:history="1">
            <w:r w:rsidRPr="005005EC">
              <w:rPr>
                <w:rStyle w:val="ae"/>
                <w:rFonts w:ascii="Times New Roman" w:hAnsi="Times New Roman"/>
                <w:noProof/>
              </w:rPr>
              <w:t>6.1.</w:t>
            </w:r>
            <w:r w:rsidRPr="005005EC">
              <w:rPr>
                <w:rFonts w:ascii="Times New Roman" w:hAnsi="Times New Roman"/>
                <w:noProof/>
                <w:kern w:val="2"/>
                <w:sz w:val="21"/>
              </w:rPr>
              <w:tab/>
            </w:r>
            <w:r w:rsidRPr="005005EC">
              <w:rPr>
                <w:rStyle w:val="ae"/>
                <w:rFonts w:ascii="Times New Roman" w:hAnsi="Times New Roman"/>
                <w:noProof/>
              </w:rPr>
              <w:t>Result of Three Aspects for Huskies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_Toc32879669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17</w:t>
            </w:r>
            <w:r w:rsidRPr="005005EC">
              <w:rPr>
                <w:rFonts w:ascii="Times New Roman" w:hAnsi="Times New Roman"/>
                <w:noProof/>
                <w:webHidden/>
              </w:rPr>
              <w:fldChar w:fldCharType="end"/>
            </w:r>
          </w:hyperlink>
        </w:p>
        <w:p w14:paraId="7F4D7AA4"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70" w:history="1">
            <w:r w:rsidRPr="005005EC">
              <w:rPr>
                <w:rStyle w:val="ae"/>
                <w:rFonts w:ascii="Times New Roman" w:hAnsi="Times New Roman"/>
                <w:noProof/>
              </w:rPr>
              <w:t>6.2.</w:t>
            </w:r>
            <w:r w:rsidRPr="005005EC">
              <w:rPr>
                <w:rFonts w:ascii="Times New Roman" w:hAnsi="Times New Roman"/>
                <w:noProof/>
                <w:kern w:val="2"/>
                <w:sz w:val="21"/>
              </w:rPr>
              <w:tab/>
            </w:r>
            <w:r w:rsidRPr="005005EC">
              <w:rPr>
                <w:rStyle w:val="ae"/>
                <w:rFonts w:ascii="Times New Roman" w:hAnsi="Times New Roman"/>
                <w:noProof/>
              </w:rPr>
              <w:t>Suggested Formation</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_Toc32879670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20</w:t>
            </w:r>
            <w:r w:rsidRPr="005005EC">
              <w:rPr>
                <w:rFonts w:ascii="Times New Roman" w:hAnsi="Times New Roman"/>
                <w:noProof/>
                <w:webHidden/>
              </w:rPr>
              <w:fldChar w:fldCharType="end"/>
            </w:r>
          </w:hyperlink>
        </w:p>
        <w:p w14:paraId="5A66ED59"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71" w:history="1">
            <w:r w:rsidRPr="005005EC">
              <w:rPr>
                <w:rStyle w:val="ae"/>
                <w:rFonts w:ascii="Times New Roman" w:hAnsi="Times New Roman"/>
                <w:noProof/>
              </w:rPr>
              <w:t>6.3.</w:t>
            </w:r>
            <w:r w:rsidRPr="005005EC">
              <w:rPr>
                <w:rFonts w:ascii="Times New Roman" w:hAnsi="Times New Roman"/>
                <w:noProof/>
                <w:kern w:val="2"/>
                <w:sz w:val="21"/>
              </w:rPr>
              <w:tab/>
            </w:r>
            <w:r w:rsidRPr="005005EC">
              <w:rPr>
                <w:rStyle w:val="ae"/>
                <w:rFonts w:ascii="Times New Roman" w:hAnsi="Times New Roman"/>
                <w:noProof/>
              </w:rPr>
              <w:t>Advice to Coaches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_Toc32879671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21</w:t>
            </w:r>
            <w:r w:rsidRPr="005005EC">
              <w:rPr>
                <w:rFonts w:ascii="Times New Roman" w:hAnsi="Times New Roman"/>
                <w:noProof/>
                <w:webHidden/>
              </w:rPr>
              <w:fldChar w:fldCharType="end"/>
            </w:r>
          </w:hyperlink>
        </w:p>
        <w:p w14:paraId="39AC4E44" w14:textId="77777777" w:rsidR="005005EC" w:rsidRPr="005005EC" w:rsidRDefault="005005EC" w:rsidP="005005EC">
          <w:pPr>
            <w:pStyle w:val="10"/>
            <w:spacing w:after="0"/>
            <w:rPr>
              <w:rFonts w:ascii="Times New Roman" w:hAnsi="Times New Roman"/>
              <w:noProof/>
              <w:kern w:val="2"/>
              <w:sz w:val="21"/>
            </w:rPr>
          </w:pPr>
          <w:hyperlink w:anchor="_Toc32879672" w:history="1">
            <w:r w:rsidRPr="005005EC">
              <w:rPr>
                <w:rStyle w:val="ae"/>
                <w:rFonts w:ascii="Times New Roman" w:hAnsi="Times New Roman"/>
                <w:noProof/>
              </w:rPr>
              <w:t>7.</w:t>
            </w:r>
            <w:r w:rsidRPr="005005EC">
              <w:rPr>
                <w:rFonts w:ascii="Times New Roman" w:hAnsi="Times New Roman"/>
                <w:noProof/>
                <w:kern w:val="2"/>
                <w:sz w:val="21"/>
              </w:rPr>
              <w:tab/>
            </w:r>
            <w:r w:rsidRPr="005005EC">
              <w:rPr>
                <w:rStyle w:val="ae"/>
                <w:rFonts w:ascii="Times New Roman" w:hAnsi="Times New Roman"/>
                <w:noProof/>
              </w:rPr>
              <w:t>Team in Society</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_Toc32879672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22</w:t>
            </w:r>
            <w:r w:rsidRPr="005005EC">
              <w:rPr>
                <w:rFonts w:ascii="Times New Roman" w:hAnsi="Times New Roman"/>
                <w:noProof/>
                <w:webHidden/>
              </w:rPr>
              <w:fldChar w:fldCharType="end"/>
            </w:r>
          </w:hyperlink>
        </w:p>
        <w:p w14:paraId="224365DD"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73" w:history="1">
            <w:r w:rsidRPr="005005EC">
              <w:rPr>
                <w:rStyle w:val="ae"/>
                <w:rFonts w:ascii="Times New Roman" w:hAnsi="Times New Roman"/>
                <w:noProof/>
              </w:rPr>
              <w:t>7.1.</w:t>
            </w:r>
            <w:r w:rsidRPr="005005EC">
              <w:rPr>
                <w:rFonts w:ascii="Times New Roman" w:hAnsi="Times New Roman"/>
                <w:noProof/>
                <w:kern w:val="2"/>
                <w:sz w:val="21"/>
              </w:rPr>
              <w:tab/>
            </w:r>
            <w:r w:rsidRPr="005005EC">
              <w:rPr>
                <w:rStyle w:val="ae"/>
                <w:rFonts w:ascii="Times New Roman" w:hAnsi="Times New Roman"/>
                <w:noProof/>
              </w:rPr>
              <w:t>Indicators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_Toc32879673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22</w:t>
            </w:r>
            <w:r w:rsidRPr="005005EC">
              <w:rPr>
                <w:rFonts w:ascii="Times New Roman" w:hAnsi="Times New Roman"/>
                <w:noProof/>
                <w:webHidden/>
              </w:rPr>
              <w:fldChar w:fldCharType="end"/>
            </w:r>
          </w:hyperlink>
        </w:p>
        <w:p w14:paraId="0EA79CFD"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74" w:history="1">
            <w:r w:rsidRPr="005005EC">
              <w:rPr>
                <w:rStyle w:val="ae"/>
                <w:rFonts w:ascii="Times New Roman" w:hAnsi="Times New Roman"/>
                <w:noProof/>
              </w:rPr>
              <w:t>7.2.</w:t>
            </w:r>
            <w:r w:rsidRPr="005005EC">
              <w:rPr>
                <w:rFonts w:ascii="Times New Roman" w:hAnsi="Times New Roman"/>
                <w:noProof/>
                <w:kern w:val="2"/>
                <w:sz w:val="21"/>
              </w:rPr>
              <w:tab/>
            </w:r>
            <w:r w:rsidRPr="005005EC">
              <w:rPr>
                <w:rStyle w:val="ae"/>
                <w:rFonts w:ascii="Times New Roman" w:hAnsi="Times New Roman"/>
                <w:noProof/>
              </w:rPr>
              <w:t>Other Aspects and Indicators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_Toc32879674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22</w:t>
            </w:r>
            <w:r w:rsidRPr="005005EC">
              <w:rPr>
                <w:rFonts w:ascii="Times New Roman" w:hAnsi="Times New Roman"/>
                <w:noProof/>
                <w:webHidden/>
              </w:rPr>
              <w:fldChar w:fldCharType="end"/>
            </w:r>
          </w:hyperlink>
        </w:p>
        <w:p w14:paraId="4F3E573F"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75" w:history="1">
            <w:r w:rsidRPr="005005EC">
              <w:rPr>
                <w:rStyle w:val="ae"/>
                <w:rFonts w:ascii="Times New Roman" w:hAnsi="Times New Roman"/>
                <w:noProof/>
              </w:rPr>
              <w:t>7.3.</w:t>
            </w:r>
            <w:r w:rsidRPr="005005EC">
              <w:rPr>
                <w:rFonts w:ascii="Times New Roman" w:hAnsi="Times New Roman"/>
                <w:noProof/>
                <w:kern w:val="2"/>
                <w:sz w:val="21"/>
              </w:rPr>
              <w:tab/>
            </w:r>
            <w:r w:rsidRPr="005005EC">
              <w:rPr>
                <w:rStyle w:val="ae"/>
                <w:rFonts w:ascii="Times New Roman" w:hAnsi="Times New Roman"/>
                <w:noProof/>
              </w:rPr>
              <w:t>Advice to Team Leadership</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_Toc32879675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23</w:t>
            </w:r>
            <w:r w:rsidRPr="005005EC">
              <w:rPr>
                <w:rFonts w:ascii="Times New Roman" w:hAnsi="Times New Roman"/>
                <w:noProof/>
                <w:webHidden/>
              </w:rPr>
              <w:fldChar w:fldCharType="end"/>
            </w:r>
          </w:hyperlink>
        </w:p>
        <w:p w14:paraId="25A5F4B7" w14:textId="77777777" w:rsidR="005005EC" w:rsidRPr="005005EC" w:rsidRDefault="005005EC" w:rsidP="005005EC">
          <w:pPr>
            <w:pStyle w:val="10"/>
            <w:spacing w:after="0"/>
            <w:rPr>
              <w:rFonts w:ascii="Times New Roman" w:hAnsi="Times New Roman"/>
              <w:noProof/>
              <w:kern w:val="2"/>
              <w:sz w:val="21"/>
            </w:rPr>
          </w:pPr>
          <w:hyperlink w:anchor="_Toc32879676" w:history="1">
            <w:r w:rsidRPr="005005EC">
              <w:rPr>
                <w:rStyle w:val="ae"/>
                <w:rFonts w:ascii="Times New Roman" w:hAnsi="Times New Roman"/>
                <w:noProof/>
              </w:rPr>
              <w:t>8.</w:t>
            </w:r>
            <w:r w:rsidRPr="005005EC">
              <w:rPr>
                <w:rFonts w:ascii="Times New Roman" w:hAnsi="Times New Roman"/>
                <w:noProof/>
                <w:kern w:val="2"/>
                <w:sz w:val="21"/>
              </w:rPr>
              <w:tab/>
            </w:r>
            <w:r w:rsidRPr="005005EC">
              <w:rPr>
                <w:rStyle w:val="ae"/>
                <w:rFonts w:ascii="Times New Roman" w:hAnsi="Times New Roman"/>
                <w:noProof/>
              </w:rPr>
              <w:t>Evaluation and Promotion of Our Model</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_Toc32879676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23</w:t>
            </w:r>
            <w:r w:rsidRPr="005005EC">
              <w:rPr>
                <w:rFonts w:ascii="Times New Roman" w:hAnsi="Times New Roman"/>
                <w:noProof/>
                <w:webHidden/>
              </w:rPr>
              <w:fldChar w:fldCharType="end"/>
            </w:r>
          </w:hyperlink>
        </w:p>
        <w:p w14:paraId="6AA9C860"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77" w:history="1">
            <w:r w:rsidRPr="005005EC">
              <w:rPr>
                <w:rStyle w:val="ae"/>
                <w:rFonts w:ascii="Times New Roman" w:hAnsi="Times New Roman"/>
                <w:noProof/>
              </w:rPr>
              <w:t>8.1.</w:t>
            </w:r>
            <w:r w:rsidRPr="005005EC">
              <w:rPr>
                <w:rFonts w:ascii="Times New Roman" w:hAnsi="Times New Roman"/>
                <w:noProof/>
                <w:kern w:val="2"/>
                <w:sz w:val="21"/>
              </w:rPr>
              <w:tab/>
            </w:r>
            <w:r w:rsidRPr="005005EC">
              <w:rPr>
                <w:rStyle w:val="ae"/>
                <w:rFonts w:ascii="Times New Roman" w:hAnsi="Times New Roman"/>
                <w:noProof/>
              </w:rPr>
              <w:t>Strengths</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_Toc32879677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23</w:t>
            </w:r>
            <w:r w:rsidRPr="005005EC">
              <w:rPr>
                <w:rFonts w:ascii="Times New Roman" w:hAnsi="Times New Roman"/>
                <w:noProof/>
                <w:webHidden/>
              </w:rPr>
              <w:fldChar w:fldCharType="end"/>
            </w:r>
          </w:hyperlink>
        </w:p>
        <w:p w14:paraId="0E78F80D" w14:textId="77777777" w:rsidR="005005EC" w:rsidRPr="005005EC" w:rsidRDefault="005005EC" w:rsidP="005005EC">
          <w:pPr>
            <w:pStyle w:val="20"/>
            <w:tabs>
              <w:tab w:val="left" w:pos="840"/>
              <w:tab w:val="right" w:leader="dot" w:pos="8296"/>
            </w:tabs>
            <w:spacing w:after="0" w:line="240" w:lineRule="auto"/>
            <w:rPr>
              <w:rFonts w:ascii="Times New Roman" w:hAnsi="Times New Roman"/>
              <w:noProof/>
              <w:kern w:val="2"/>
              <w:sz w:val="21"/>
            </w:rPr>
          </w:pPr>
          <w:hyperlink w:anchor="_Toc32879678" w:history="1">
            <w:r w:rsidRPr="005005EC">
              <w:rPr>
                <w:rStyle w:val="ae"/>
                <w:rFonts w:ascii="Times New Roman" w:hAnsi="Times New Roman"/>
                <w:noProof/>
              </w:rPr>
              <w:t>8.2.</w:t>
            </w:r>
            <w:r w:rsidRPr="005005EC">
              <w:rPr>
                <w:rFonts w:ascii="Times New Roman" w:hAnsi="Times New Roman"/>
                <w:noProof/>
                <w:kern w:val="2"/>
                <w:sz w:val="21"/>
              </w:rPr>
              <w:tab/>
            </w:r>
            <w:r w:rsidRPr="005005EC">
              <w:rPr>
                <w:rStyle w:val="ae"/>
                <w:rFonts w:ascii="Times New Roman" w:hAnsi="Times New Roman"/>
                <w:noProof/>
              </w:rPr>
              <w:t>Weaknesses and Promotion</w:t>
            </w:r>
            <w:r w:rsidRPr="005005EC">
              <w:rPr>
                <w:rFonts w:ascii="Times New Roman" w:hAnsi="Times New Roman"/>
                <w:noProof/>
                <w:webHidden/>
              </w:rPr>
              <w:tab/>
            </w:r>
            <w:r w:rsidRPr="005005EC">
              <w:rPr>
                <w:rFonts w:ascii="Times New Roman" w:hAnsi="Times New Roman"/>
                <w:noProof/>
                <w:webHidden/>
              </w:rPr>
              <w:fldChar w:fldCharType="begin"/>
            </w:r>
            <w:r w:rsidRPr="005005EC">
              <w:rPr>
                <w:rFonts w:ascii="Times New Roman" w:hAnsi="Times New Roman"/>
                <w:noProof/>
                <w:webHidden/>
              </w:rPr>
              <w:instrText xml:space="preserve"> PAGEREF _Toc32879678 \h </w:instrText>
            </w:r>
            <w:r w:rsidRPr="005005EC">
              <w:rPr>
                <w:rFonts w:ascii="Times New Roman" w:hAnsi="Times New Roman"/>
                <w:noProof/>
                <w:webHidden/>
              </w:rPr>
            </w:r>
            <w:r w:rsidRPr="005005EC">
              <w:rPr>
                <w:rFonts w:ascii="Times New Roman" w:hAnsi="Times New Roman"/>
                <w:noProof/>
                <w:webHidden/>
              </w:rPr>
              <w:fldChar w:fldCharType="separate"/>
            </w:r>
            <w:r w:rsidR="00C5312E">
              <w:rPr>
                <w:rFonts w:ascii="Times New Roman" w:hAnsi="Times New Roman"/>
                <w:noProof/>
                <w:webHidden/>
              </w:rPr>
              <w:t>23</w:t>
            </w:r>
            <w:r w:rsidRPr="005005EC">
              <w:rPr>
                <w:rFonts w:ascii="Times New Roman" w:hAnsi="Times New Roman"/>
                <w:noProof/>
                <w:webHidden/>
              </w:rPr>
              <w:fldChar w:fldCharType="end"/>
            </w:r>
          </w:hyperlink>
        </w:p>
        <w:p w14:paraId="720BA54B" w14:textId="0ADA65ED" w:rsidR="00410EC6" w:rsidRDefault="002948E2" w:rsidP="005005EC">
          <w:pPr>
            <w:pStyle w:val="mulu"/>
            <w:keepNext w:val="0"/>
            <w:keepLines w:val="0"/>
            <w:widowControl w:val="0"/>
          </w:pPr>
          <w:r w:rsidRPr="005005EC">
            <w:rPr>
              <w:rFonts w:eastAsia="黑体"/>
              <w:b w:val="0"/>
              <w:sz w:val="22"/>
              <w:szCs w:val="22"/>
              <w:lang w:val="en-US"/>
            </w:rPr>
            <w:fldChar w:fldCharType="end"/>
          </w:r>
        </w:p>
      </w:sdtContent>
    </w:sdt>
    <w:p w14:paraId="768CC005" w14:textId="1827AE65" w:rsidR="00A96ED3" w:rsidRDefault="00233149" w:rsidP="000427C7">
      <w:pPr>
        <w:pStyle w:val="1"/>
      </w:pPr>
      <w:bookmarkStart w:id="7" w:name="_Toc32879640"/>
      <w:r>
        <w:lastRenderedPageBreak/>
        <w:t>I</w:t>
      </w:r>
      <w:r w:rsidR="00A96ED3">
        <w:t>ntro</w:t>
      </w:r>
      <w:r>
        <w:t>duction</w:t>
      </w:r>
      <w:bookmarkEnd w:id="7"/>
    </w:p>
    <w:p w14:paraId="5523AF06" w14:textId="13E32F7A" w:rsidR="00801E2E" w:rsidRDefault="00801E2E" w:rsidP="000427C7">
      <w:pPr>
        <w:pStyle w:val="2"/>
        <w:spacing w:before="35"/>
      </w:pPr>
      <w:bookmarkStart w:id="8" w:name="_Toc506249707"/>
      <w:bookmarkStart w:id="9" w:name="_Toc32879641"/>
      <w:r w:rsidRPr="00F55BBB">
        <w:t xml:space="preserve">Restatement </w:t>
      </w:r>
      <w:r w:rsidR="008F44F8">
        <w:rPr>
          <w:rFonts w:hint="eastAsia"/>
        </w:rPr>
        <w:t>o</w:t>
      </w:r>
      <w:r w:rsidRPr="00F55BBB">
        <w:t xml:space="preserve">f </w:t>
      </w:r>
      <w:r w:rsidR="008F44F8">
        <w:t>t</w:t>
      </w:r>
      <w:r w:rsidRPr="00F55BBB">
        <w:t xml:space="preserve">he </w:t>
      </w:r>
      <w:r w:rsidR="00810DAB">
        <w:t>P</w:t>
      </w:r>
      <w:r w:rsidRPr="00F55BBB">
        <w:t>roblem</w:t>
      </w:r>
      <w:bookmarkEnd w:id="8"/>
      <w:bookmarkEnd w:id="9"/>
    </w:p>
    <w:p w14:paraId="5828B10C" w14:textId="5EA5009F" w:rsidR="00B43FB7" w:rsidRDefault="000E0CD6" w:rsidP="000427C7">
      <w:pPr>
        <w:ind w:firstLine="511"/>
      </w:pPr>
      <w:r>
        <w:t xml:space="preserve">Soccer team is a typical type of a team. In a soccer team, players </w:t>
      </w:r>
      <w:ins w:id="10" w:author="向 佳雯" w:date="2020-02-17T20:45:00Z">
        <w:r w:rsidR="00B26CA5">
          <w:t xml:space="preserve">can get the most </w:t>
        </w:r>
      </w:ins>
      <w:ins w:id="11" w:author="向 佳雯" w:date="2020-02-17T20:46:00Z">
        <w:r w:rsidR="00B26CA5">
          <w:t>out of their</w:t>
        </w:r>
      </w:ins>
      <w:ins w:id="12" w:author="向 佳雯" w:date="2020-02-17T20:47:00Z">
        <w:r w:rsidR="00B26CA5">
          <w:t xml:space="preserve"> </w:t>
        </w:r>
      </w:ins>
      <w:del w:id="13" w:author="向 佳雯" w:date="2020-02-17T20:45:00Z">
        <w:r w:rsidDel="00B26CA5">
          <w:delText xml:space="preserve">show their outstanding </w:delText>
        </w:r>
      </w:del>
      <w:r>
        <w:t>soccer skills when team members corporate</w:t>
      </w:r>
      <w:ins w:id="14" w:author="向 佳雯" w:date="2020-02-17T20:47:00Z">
        <w:r w:rsidR="00B26CA5">
          <w:t xml:space="preserve"> well</w:t>
        </w:r>
      </w:ins>
      <w:r>
        <w:t xml:space="preserve"> with each other in order to win a game.</w:t>
      </w:r>
      <w:r w:rsidR="0068368E">
        <w:t xml:space="preserve"> </w:t>
      </w:r>
    </w:p>
    <w:p w14:paraId="4A4D35DA" w14:textId="25BFDE7E" w:rsidR="00FD7B78" w:rsidRDefault="00FD7B78" w:rsidP="000427C7">
      <w:pPr>
        <w:ind w:firstLine="511"/>
      </w:pPr>
      <w:r>
        <w:rPr>
          <w:rFonts w:hint="eastAsia"/>
        </w:rPr>
        <w:t>N</w:t>
      </w:r>
      <w:r>
        <w:t xml:space="preserve">etworks are built to </w:t>
      </w:r>
      <w:r w:rsidR="00243817">
        <w:t xml:space="preserve">show how the </w:t>
      </w:r>
      <w:r w:rsidR="006C445D">
        <w:t xml:space="preserve">ball pass between players, through which </w:t>
      </w:r>
      <w:r w:rsidR="00950390">
        <w:t>network patterns are identified</w:t>
      </w:r>
      <w:r w:rsidR="0040762D">
        <w:t xml:space="preserve">, especially </w:t>
      </w:r>
      <w:ins w:id="15" w:author="向 佳雯" w:date="2020-02-17T20:54:00Z">
        <w:r w:rsidR="00B26CA5">
          <w:t xml:space="preserve">the </w:t>
        </w:r>
      </w:ins>
      <w:del w:id="16" w:author="向 佳雯" w:date="2020-02-17T20:54:00Z">
        <w:r w:rsidR="0040762D" w:rsidDel="00B26CA5">
          <w:delText xml:space="preserve">small range </w:delText>
        </w:r>
      </w:del>
      <w:r w:rsidR="0040762D">
        <w:t>collaboration</w:t>
      </w:r>
      <w:r w:rsidR="0036460C">
        <w:t>s</w:t>
      </w:r>
      <w:ins w:id="17" w:author="向 佳雯" w:date="2020-02-17T20:54:00Z">
        <w:r w:rsidR="00B26CA5">
          <w:t xml:space="preserve"> on a small scale</w:t>
        </w:r>
      </w:ins>
      <w:r w:rsidR="0036460C">
        <w:t xml:space="preserve">, such as dyadic and triadic </w:t>
      </w:r>
      <w:r w:rsidR="005C45DE">
        <w:t xml:space="preserve">configurations. </w:t>
      </w:r>
      <w:r w:rsidR="00C351C0">
        <w:t xml:space="preserve">Some other indicators </w:t>
      </w:r>
      <w:r w:rsidR="00315331">
        <w:t xml:space="preserve">are </w:t>
      </w:r>
      <w:r w:rsidR="00DF322D">
        <w:t xml:space="preserve">identified </w:t>
      </w:r>
      <w:r w:rsidR="00DE6F51">
        <w:t xml:space="preserve">to </w:t>
      </w:r>
      <w:r w:rsidR="00DF6910">
        <w:t xml:space="preserve">describe a team’s </w:t>
      </w:r>
      <w:r w:rsidR="009E571D">
        <w:t>strateg</w:t>
      </w:r>
      <w:r w:rsidR="00F82DF6">
        <w:t>i</w:t>
      </w:r>
      <w:r w:rsidR="009E571D">
        <w:t>es</w:t>
      </w:r>
      <w:r w:rsidR="00281316">
        <w:t xml:space="preserve">. </w:t>
      </w:r>
    </w:p>
    <w:p w14:paraId="57BB3BC8" w14:textId="5F066947" w:rsidR="002E33E3" w:rsidRDefault="0034613D" w:rsidP="000427C7">
      <w:pPr>
        <w:ind w:firstLine="511"/>
      </w:pPr>
      <w:r>
        <w:t xml:space="preserve">Performance indicators </w:t>
      </w:r>
      <w:r w:rsidR="00212944">
        <w:t xml:space="preserve">are </w:t>
      </w:r>
      <w:r w:rsidR="00F20659">
        <w:t xml:space="preserve">identified to </w:t>
      </w:r>
      <w:r w:rsidR="00BE2E72">
        <w:t xml:space="preserve">reflect </w:t>
      </w:r>
      <w:r w:rsidR="00DF5311">
        <w:t>their teamwork</w:t>
      </w:r>
      <w:r w:rsidR="00D87406">
        <w:t xml:space="preserve"> in three aspects: structural, configurational and dynamical aspects.</w:t>
      </w:r>
      <w:r w:rsidR="00B7524F">
        <w:t xml:space="preserve"> Through the aspects an evaluation model is built. The</w:t>
      </w:r>
      <w:r w:rsidR="00D87406">
        <w:t xml:space="preserve"> </w:t>
      </w:r>
      <w:r w:rsidR="00B7524F">
        <w:t>m</w:t>
      </w:r>
      <w:r w:rsidR="006904F1">
        <w:t xml:space="preserve">odel </w:t>
      </w:r>
      <w:r w:rsidR="00B7524F">
        <w:t>is</w:t>
      </w:r>
      <w:r w:rsidR="006904F1">
        <w:t xml:space="preserve"> used to evaluate</w:t>
      </w:r>
      <w:r w:rsidR="00AC6983">
        <w:t xml:space="preserve"> a team’s </w:t>
      </w:r>
      <w:r w:rsidR="00C65974">
        <w:t>performance</w:t>
      </w:r>
      <w:r w:rsidR="00632E44">
        <w:t xml:space="preserve"> and </w:t>
      </w:r>
      <w:ins w:id="18" w:author="向 佳雯" w:date="2020-02-17T20:55:00Z">
        <w:r w:rsidR="00B26CA5">
          <w:t xml:space="preserve">the </w:t>
        </w:r>
      </w:ins>
      <w:r w:rsidR="00632E44">
        <w:t>matches’ process</w:t>
      </w:r>
      <w:r w:rsidR="00930141">
        <w:t xml:space="preserve">. </w:t>
      </w:r>
    </w:p>
    <w:p w14:paraId="24D8B242" w14:textId="7165BB90" w:rsidR="00E61819" w:rsidRDefault="00030046" w:rsidP="000427C7">
      <w:pPr>
        <w:ind w:firstLine="511"/>
      </w:pPr>
      <w:r>
        <w:rPr>
          <w:rFonts w:hint="eastAsia"/>
        </w:rPr>
        <w:t>W</w:t>
      </w:r>
      <w:r>
        <w:t xml:space="preserve">ith the model, we can </w:t>
      </w:r>
      <w:r w:rsidR="00F2543B">
        <w:t xml:space="preserve">evaluate a team’s </w:t>
      </w:r>
      <w:r w:rsidR="000A1ECC">
        <w:t>ability</w:t>
      </w:r>
      <w:r w:rsidR="00ED051C">
        <w:t xml:space="preserve"> and give the coaches advice to improve their performance. </w:t>
      </w:r>
    </w:p>
    <w:p w14:paraId="66D9816A" w14:textId="60607324" w:rsidR="000630AC" w:rsidRPr="00B43FB7" w:rsidRDefault="000630AC" w:rsidP="000427C7">
      <w:pPr>
        <w:ind w:firstLine="511"/>
      </w:pPr>
      <w:r>
        <w:rPr>
          <w:rFonts w:hint="eastAsia"/>
        </w:rPr>
        <w:t>T</w:t>
      </w:r>
      <w:r>
        <w:t xml:space="preserve">eams </w:t>
      </w:r>
      <w:r w:rsidR="001A5024">
        <w:t xml:space="preserve">in other fields </w:t>
      </w:r>
      <w:r>
        <w:t xml:space="preserve">are </w:t>
      </w:r>
      <w:r w:rsidR="00591D30">
        <w:t xml:space="preserve">similar </w:t>
      </w:r>
      <w:ins w:id="19" w:author="向 佳雯" w:date="2020-02-17T20:59:00Z">
        <w:r w:rsidR="00EF1947">
          <w:t xml:space="preserve">to </w:t>
        </w:r>
      </w:ins>
      <w:del w:id="20" w:author="向 佳雯" w:date="2020-02-17T20:59:00Z">
        <w:r w:rsidR="00591D30" w:rsidDel="00EF1947">
          <w:delText>with</w:delText>
        </w:r>
      </w:del>
      <w:r w:rsidR="00A716E9">
        <w:t xml:space="preserve">a soccer team. </w:t>
      </w:r>
      <w:r w:rsidR="00C90994">
        <w:t xml:space="preserve">A team’s success </w:t>
      </w:r>
      <w:r w:rsidR="00B6531B">
        <w:t xml:space="preserve">depends on </w:t>
      </w:r>
      <w:r w:rsidR="005A02E2">
        <w:t xml:space="preserve">every member’s </w:t>
      </w:r>
      <w:r w:rsidR="00EB669C">
        <w:t xml:space="preserve">abilities and </w:t>
      </w:r>
      <w:r w:rsidR="000069F8">
        <w:t xml:space="preserve">hard work, several team members’ cooperation and the team’s </w:t>
      </w:r>
      <w:r w:rsidR="00942072">
        <w:t xml:space="preserve">cohesive force. </w:t>
      </w:r>
      <w:r w:rsidR="007D575B">
        <w:t xml:space="preserve">More aspects should be added to a complex team in various fields. </w:t>
      </w:r>
    </w:p>
    <w:p w14:paraId="65D9F116" w14:textId="08111642" w:rsidR="009A2EEA" w:rsidRDefault="009A2EEA" w:rsidP="000427C7">
      <w:pPr>
        <w:pStyle w:val="2"/>
        <w:spacing w:before="35"/>
      </w:pPr>
      <w:bookmarkStart w:id="21" w:name="_Toc32879642"/>
      <w:r>
        <w:t>Assumptions</w:t>
      </w:r>
      <w:bookmarkEnd w:id="21"/>
    </w:p>
    <w:p w14:paraId="08C64B2D" w14:textId="2374200A" w:rsidR="009A2EEA" w:rsidRPr="00CD6520" w:rsidRDefault="009A2EEA" w:rsidP="000427C7">
      <w:pPr>
        <w:pStyle w:val="a0"/>
        <w:numPr>
          <w:ilvl w:val="0"/>
          <w:numId w:val="12"/>
        </w:numPr>
        <w:spacing w:before="35"/>
        <w:ind w:firstLineChars="0"/>
      </w:pPr>
      <w:commentRangeStart w:id="22"/>
      <w:r w:rsidRPr="00CD6520">
        <w:rPr>
          <w:rFonts w:hint="eastAsia"/>
        </w:rPr>
        <w:t>E</w:t>
      </w:r>
      <w:r w:rsidRPr="00CD6520">
        <w:t xml:space="preserve">very team try their best to win the game or the rank of themselves or their opponent. </w:t>
      </w:r>
      <w:r w:rsidR="00F52CF2" w:rsidRPr="00F52CF2">
        <w:t xml:space="preserve">No player intentionally </w:t>
      </w:r>
      <w:r w:rsidR="00F52CF2">
        <w:t>play badly.</w:t>
      </w:r>
      <w:commentRangeEnd w:id="22"/>
      <w:r w:rsidR="00277315">
        <w:rPr>
          <w:rStyle w:val="aa"/>
          <w:rFonts w:eastAsiaTheme="minorEastAsia"/>
        </w:rPr>
        <w:commentReference w:id="22"/>
      </w:r>
    </w:p>
    <w:p w14:paraId="3A3EBA91" w14:textId="09D2D3A2" w:rsidR="009A2EEA" w:rsidRPr="00CD6520" w:rsidRDefault="009A2EEA" w:rsidP="000427C7">
      <w:pPr>
        <w:pStyle w:val="a0"/>
        <w:numPr>
          <w:ilvl w:val="0"/>
          <w:numId w:val="12"/>
        </w:numPr>
        <w:spacing w:before="35"/>
        <w:ind w:firstLineChars="0"/>
      </w:pPr>
      <w:r w:rsidRPr="00CD6520">
        <w:t>All the games share the same half-time</w:t>
      </w:r>
      <w:r w:rsidR="009507AF">
        <w:t>.</w:t>
      </w:r>
      <w:r w:rsidRPr="00CD6520">
        <w:t xml:space="preserve"> 2700 seconds</w:t>
      </w:r>
      <w:r w:rsidR="00A110B9">
        <w:t xml:space="preserve"> each half</w:t>
      </w:r>
      <w:r w:rsidRPr="00CD6520">
        <w:t xml:space="preserve"> and any event</w:t>
      </w:r>
      <w:r w:rsidR="000E26F1">
        <w:rPr>
          <w:rFonts w:eastAsiaTheme="minorEastAsia" w:hint="cs"/>
        </w:rPr>
        <w:t>s</w:t>
      </w:r>
      <w:r w:rsidRPr="00CD6520">
        <w:t xml:space="preserve"> </w:t>
      </w:r>
      <w:r w:rsidR="005A1F95" w:rsidRPr="00CD6520">
        <w:t>occur</w:t>
      </w:r>
      <w:r w:rsidR="005A1F95">
        <w:t>red</w:t>
      </w:r>
      <w:r w:rsidRPr="00CD6520">
        <w:t xml:space="preserve"> after 2700 second is ignored. The reason is the number of events only account for less than 5% of all events. </w:t>
      </w:r>
    </w:p>
    <w:p w14:paraId="50F16D8E" w14:textId="417FEAF6" w:rsidR="0017212A" w:rsidRPr="00CD6520" w:rsidRDefault="0017212A" w:rsidP="000427C7">
      <w:pPr>
        <w:pStyle w:val="a0"/>
        <w:numPr>
          <w:ilvl w:val="0"/>
          <w:numId w:val="12"/>
        </w:numPr>
        <w:spacing w:before="35"/>
        <w:ind w:firstLineChars="0"/>
      </w:pPr>
      <w:r w:rsidRPr="00CD6520">
        <w:t>When a team take part in a game, they are energetic, not fatigued.</w:t>
      </w:r>
      <w:r w:rsidR="005A1F95">
        <w:t xml:space="preserve"> No player is in illness.</w:t>
      </w:r>
      <w:r w:rsidRPr="00CD6520">
        <w:t xml:space="preserve"> </w:t>
      </w:r>
    </w:p>
    <w:p w14:paraId="13EB77D5" w14:textId="468F64CE" w:rsidR="0017212A" w:rsidRPr="00CD6520" w:rsidRDefault="00487C18" w:rsidP="000427C7">
      <w:pPr>
        <w:pStyle w:val="a0"/>
        <w:numPr>
          <w:ilvl w:val="0"/>
          <w:numId w:val="12"/>
        </w:numPr>
        <w:spacing w:before="35"/>
        <w:ind w:firstLineChars="0"/>
      </w:pPr>
      <w:commentRangeStart w:id="23"/>
      <w:r>
        <w:t>W</w:t>
      </w:r>
      <w:r w:rsidR="00BD061E">
        <w:t xml:space="preserve">eather does not </w:t>
      </w:r>
      <w:r w:rsidR="00514274">
        <w:t>influence</w:t>
      </w:r>
      <w:r w:rsidR="00BD061E">
        <w:t xml:space="preserve"> the match.</w:t>
      </w:r>
      <w:r w:rsidR="0017212A" w:rsidRPr="00CD6520">
        <w:t xml:space="preserve"> </w:t>
      </w:r>
      <w:commentRangeEnd w:id="23"/>
      <w:r w:rsidR="00514274">
        <w:rPr>
          <w:rStyle w:val="aa"/>
          <w:rFonts w:eastAsiaTheme="minorEastAsia"/>
        </w:rPr>
        <w:commentReference w:id="23"/>
      </w:r>
      <w:r w:rsidR="00AC2AA7">
        <w:t>Because weather data is</w:t>
      </w:r>
      <w:r w:rsidR="00912EA6">
        <w:t xml:space="preserve"> not</w:t>
      </w:r>
      <w:r w:rsidR="00AC2AA7">
        <w:t xml:space="preserve"> provided.</w:t>
      </w:r>
    </w:p>
    <w:p w14:paraId="4248FD60" w14:textId="258A5D63" w:rsidR="0017212A" w:rsidRDefault="0017212A" w:rsidP="000427C7">
      <w:pPr>
        <w:pStyle w:val="a0"/>
        <w:numPr>
          <w:ilvl w:val="0"/>
          <w:numId w:val="12"/>
        </w:numPr>
        <w:spacing w:before="35"/>
        <w:ind w:firstLineChars="0"/>
      </w:pPr>
      <w:commentRangeStart w:id="24"/>
      <w:r w:rsidRPr="00CD6520">
        <w:t>The judge is always fair</w:t>
      </w:r>
      <w:r w:rsidR="00E05D24">
        <w:t xml:space="preserve"> for both team no matter</w:t>
      </w:r>
      <w:r w:rsidR="006B1530">
        <w:t xml:space="preserve"> wh</w:t>
      </w:r>
      <w:r w:rsidR="00BD061E">
        <w:t>ose</w:t>
      </w:r>
      <w:r w:rsidR="006B1530">
        <w:t xml:space="preserve"> side</w:t>
      </w:r>
      <w:r w:rsidRPr="00CD6520">
        <w:t xml:space="preserve"> is home or away.</w:t>
      </w:r>
      <w:commentRangeEnd w:id="24"/>
      <w:r w:rsidR="00514274">
        <w:rPr>
          <w:rStyle w:val="aa"/>
          <w:rFonts w:eastAsiaTheme="minorEastAsia"/>
        </w:rPr>
        <w:commentReference w:id="24"/>
      </w:r>
    </w:p>
    <w:p w14:paraId="64E35BCB" w14:textId="77777777" w:rsidR="00514274" w:rsidRDefault="00514274" w:rsidP="000427C7">
      <w:pPr>
        <w:pStyle w:val="a0"/>
        <w:spacing w:before="35"/>
      </w:pPr>
    </w:p>
    <w:p w14:paraId="2EE18311" w14:textId="329A0392" w:rsidR="000B76F9" w:rsidRPr="000B76F9" w:rsidRDefault="000B76F9" w:rsidP="000427C7">
      <w:pPr>
        <w:ind w:firstLine="511"/>
      </w:pPr>
      <w:r>
        <w:br w:type="page"/>
      </w:r>
    </w:p>
    <w:p w14:paraId="121FCA06" w14:textId="64F17C87" w:rsidR="004C481A" w:rsidRDefault="00247796" w:rsidP="000427C7">
      <w:pPr>
        <w:pStyle w:val="2"/>
        <w:spacing w:before="35"/>
      </w:pPr>
      <w:bookmarkStart w:id="25" w:name="_Toc32879643"/>
      <w:r>
        <w:rPr>
          <w:rFonts w:hint="eastAsia"/>
        </w:rPr>
        <w:lastRenderedPageBreak/>
        <w:t>F</w:t>
      </w:r>
      <w:r>
        <w:t>low Cha</w:t>
      </w:r>
      <w:r w:rsidR="00A612A0">
        <w:t>r</w:t>
      </w:r>
      <w:r>
        <w:t>t</w:t>
      </w:r>
      <w:bookmarkEnd w:id="25"/>
    </w:p>
    <w:p w14:paraId="5F348DD7" w14:textId="0D07CF9D" w:rsidR="00247796" w:rsidRPr="00247796" w:rsidRDefault="00247796" w:rsidP="000427C7">
      <w:pPr>
        <w:ind w:firstLine="511"/>
      </w:pPr>
      <w:r w:rsidRPr="00F55BBB">
        <w:t>The complete flow</w:t>
      </w:r>
      <w:r w:rsidR="006C6A8C">
        <w:t xml:space="preserve"> chart of the paper is shown below:</w:t>
      </w:r>
    </w:p>
    <w:p w14:paraId="6FBD7420" w14:textId="3636A7C0" w:rsidR="00363419" w:rsidRDefault="00363419" w:rsidP="00253403">
      <w:pPr>
        <w:pStyle w:val="table"/>
      </w:pPr>
      <w:r>
        <w:t xml:space="preserve">Figure </w:t>
      </w:r>
      <w:r>
        <w:fldChar w:fldCharType="begin"/>
      </w:r>
      <w:r>
        <w:instrText xml:space="preserve"> SEQ Figure \* ARABIC </w:instrText>
      </w:r>
      <w:r>
        <w:fldChar w:fldCharType="separate"/>
      </w:r>
      <w:r w:rsidR="00C5312E">
        <w:rPr>
          <w:noProof/>
        </w:rPr>
        <w:t>1</w:t>
      </w:r>
      <w:r>
        <w:fldChar w:fldCharType="end"/>
      </w:r>
      <w:r>
        <w:t xml:space="preserve"> : Flow Chart</w:t>
      </w:r>
    </w:p>
    <w:p w14:paraId="33B17201" w14:textId="77777777" w:rsidR="00B72327" w:rsidRDefault="008B4AF9" w:rsidP="00363419">
      <w:pPr>
        <w:ind w:leftChars="-118" w:hangingChars="118" w:hanging="283"/>
        <w:jc w:val="center"/>
      </w:pPr>
      <w:r>
        <w:rPr>
          <w:noProof/>
        </w:rPr>
        <w:drawing>
          <wp:inline distT="0" distB="0" distL="0" distR="0" wp14:anchorId="5CC5B350" wp14:editId="6C9588E5">
            <wp:extent cx="5809500" cy="735582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1712200131_0流程图_1.jpg"/>
                    <pic:cNvPicPr/>
                  </pic:nvPicPr>
                  <pic:blipFill rotWithShape="1">
                    <a:blip r:embed="rId10" cstate="print">
                      <a:extLst>
                        <a:ext uri="{28A0092B-C50C-407E-A947-70E740481C1C}">
                          <a14:useLocalDpi xmlns:a14="http://schemas.microsoft.com/office/drawing/2010/main" val="0"/>
                        </a:ext>
                      </a:extLst>
                    </a:blip>
                    <a:srcRect l="14188" t="7058" r="5818" b="21325"/>
                    <a:stretch/>
                  </pic:blipFill>
                  <pic:spPr bwMode="auto">
                    <a:xfrm>
                      <a:off x="0" y="0"/>
                      <a:ext cx="5823530" cy="7373588"/>
                    </a:xfrm>
                    <a:prstGeom prst="rect">
                      <a:avLst/>
                    </a:prstGeom>
                    <a:ln>
                      <a:noFill/>
                    </a:ln>
                    <a:extLst>
                      <a:ext uri="{53640926-AAD7-44D8-BBD7-CCE9431645EC}">
                        <a14:shadowObscured xmlns:a14="http://schemas.microsoft.com/office/drawing/2010/main"/>
                      </a:ext>
                    </a:extLst>
                  </pic:spPr>
                </pic:pic>
              </a:graphicData>
            </a:graphic>
          </wp:inline>
        </w:drawing>
      </w:r>
    </w:p>
    <w:p w14:paraId="1507C5D6" w14:textId="3920BE0C" w:rsidR="00AF31ED" w:rsidRPr="00CF3818" w:rsidRDefault="00B72327" w:rsidP="000427C7">
      <w:pPr>
        <w:ind w:firstLine="511"/>
      </w:pPr>
      <w:r>
        <w:br w:type="page"/>
      </w:r>
    </w:p>
    <w:p w14:paraId="202D3D71" w14:textId="1429CDAF" w:rsidR="0013227A" w:rsidRDefault="003002EE" w:rsidP="000427C7">
      <w:pPr>
        <w:pStyle w:val="1"/>
      </w:pPr>
      <w:bookmarkStart w:id="26" w:name="_Toc32879644"/>
      <w:r>
        <w:lastRenderedPageBreak/>
        <w:t>Notations</w:t>
      </w:r>
      <w:bookmarkEnd w:id="26"/>
    </w:p>
    <w:p w14:paraId="0C081778" w14:textId="1B4C508F" w:rsidR="003D0468" w:rsidRPr="00B36E73" w:rsidRDefault="005E60F2" w:rsidP="000427C7">
      <w:pPr>
        <w:ind w:firstLine="511"/>
      </w:pPr>
      <w:r w:rsidRPr="00B36E73">
        <w:t xml:space="preserve">Denote the list of </w:t>
      </w:r>
      <w:r w:rsidR="000C18BB" w:rsidRPr="00B36E73">
        <w:t>twenty</w:t>
      </w:r>
      <w:r w:rsidRPr="00B36E73">
        <w:t xml:space="preserve"> </w:t>
      </w:r>
      <w:r w:rsidR="00342DBA" w:rsidRPr="00B36E73">
        <w:t>teams</w:t>
      </w:r>
      <w:r w:rsidR="0077328D">
        <w:t xml:space="preserve"> </w:t>
      </w:r>
      <m:oMath>
        <m:r>
          <m:rPr>
            <m:scr m:val="script"/>
            <m:sty m:val="p"/>
          </m:rPr>
          <w:rPr>
            <w:rFonts w:ascii="Cambria Math" w:hAnsi="Cambria Math"/>
          </w:rPr>
          <m:t>S={</m:t>
        </m:r>
        <m:r>
          <w:rPr>
            <w:rFonts w:ascii="Cambria Math" w:hAnsi="Cambria Math"/>
          </w:rPr>
          <m:t>h,x</m:t>
        </m:r>
        <m:r>
          <m:rPr>
            <m:sty m:val="p"/>
          </m:rPr>
          <w:rPr>
            <w:rFonts w:ascii="Cambria Math" w:hAnsi="Cambria Math"/>
          </w:rPr>
          <m:t>|</m:t>
        </m:r>
        <m:r>
          <w:rPr>
            <w:rFonts w:ascii="Cambria Math" w:hAnsi="Cambria Math"/>
          </w:rPr>
          <m:t>x</m:t>
        </m:r>
        <m:r>
          <m:rPr>
            <m:sty m:val="p"/>
          </m:rPr>
          <w:rPr>
            <w:rFonts w:ascii="Cambria Math" w:eastAsia="宋体" w:hAnsi="Cambria Math"/>
          </w:rPr>
          <m:t>∈[1,19]</m:t>
        </m:r>
        <m:r>
          <m:rPr>
            <m:sty m:val="p"/>
          </m:rPr>
          <w:rPr>
            <w:rFonts w:ascii="Cambria Math" w:hAnsi="Cambria Math"/>
          </w:rPr>
          <m:t>}</m:t>
        </m:r>
      </m:oMath>
      <w:r w:rsidR="009F5180">
        <w:t xml:space="preserve">, </w:t>
      </w:r>
      <w:r w:rsidR="00A761A5" w:rsidRPr="00B36E73">
        <w:t xml:space="preserve">the list of </w:t>
      </w:r>
      <w:r w:rsidRPr="00B36E73">
        <w:t>constants and the variables are as following.</w:t>
      </w:r>
    </w:p>
    <w:p w14:paraId="35FA399A" w14:textId="77777777" w:rsidR="00907640" w:rsidRDefault="00907640" w:rsidP="00253403">
      <w:pPr>
        <w:pStyle w:val="table"/>
      </w:pPr>
    </w:p>
    <w:p w14:paraId="2D7920B4" w14:textId="77777777" w:rsidR="00CA7F2A" w:rsidRPr="006C4D71" w:rsidRDefault="00CA7F2A" w:rsidP="00253403">
      <w:pPr>
        <w:pStyle w:val="table"/>
      </w:pPr>
      <w:r w:rsidRPr="006C4D71">
        <w:t xml:space="preserve">Table </w:t>
      </w:r>
      <w:r w:rsidR="005B5C0D">
        <w:rPr>
          <w:noProof/>
        </w:rPr>
        <w:fldChar w:fldCharType="begin"/>
      </w:r>
      <w:r w:rsidR="005B5C0D">
        <w:rPr>
          <w:noProof/>
        </w:rPr>
        <w:instrText xml:space="preserve"> SEQ Table \* ARABIC </w:instrText>
      </w:r>
      <w:r w:rsidR="005B5C0D">
        <w:rPr>
          <w:noProof/>
        </w:rPr>
        <w:fldChar w:fldCharType="separate"/>
      </w:r>
      <w:r w:rsidR="00C5312E">
        <w:rPr>
          <w:noProof/>
        </w:rPr>
        <w:t>1</w:t>
      </w:r>
      <w:r w:rsidR="005B5C0D">
        <w:rPr>
          <w:noProof/>
        </w:rPr>
        <w:fldChar w:fldCharType="end"/>
      </w:r>
      <w:r w:rsidRPr="006C4D71">
        <w:t xml:space="preserve">: </w:t>
      </w:r>
      <m:oMath>
        <m:r>
          <m:rPr>
            <m:scr m:val="script"/>
            <m:sty m:val="b"/>
          </m:rPr>
          <w:rPr>
            <w:rFonts w:ascii="Cambria Math" w:hAnsi="Cambria Math"/>
          </w:rPr>
          <m:t>S</m:t>
        </m:r>
      </m:oMath>
      <w:r w:rsidRPr="006C4D71">
        <w:t xml:space="preserve"> List</w:t>
      </w:r>
    </w:p>
    <w:tbl>
      <w:tblPr>
        <w:tblStyle w:val="a6"/>
        <w:tblW w:w="0" w:type="auto"/>
        <w:jc w:val="center"/>
        <w:tblLook w:val="04A0" w:firstRow="1" w:lastRow="0" w:firstColumn="1" w:lastColumn="0" w:noHBand="0" w:noVBand="1"/>
      </w:tblPr>
      <w:tblGrid>
        <w:gridCol w:w="1638"/>
        <w:gridCol w:w="1638"/>
        <w:gridCol w:w="1550"/>
      </w:tblGrid>
      <w:tr w:rsidR="00F76A13" w:rsidRPr="006C4D71" w14:paraId="72144840" w14:textId="77777777" w:rsidTr="001568CE">
        <w:trPr>
          <w:trHeight w:val="312"/>
          <w:jc w:val="center"/>
        </w:trPr>
        <w:tc>
          <w:tcPr>
            <w:tcW w:w="1638" w:type="dxa"/>
          </w:tcPr>
          <w:p w14:paraId="1AE85627" w14:textId="77777777" w:rsidR="00F76A13" w:rsidRPr="006C4D71" w:rsidRDefault="00F76A13" w:rsidP="00253403">
            <w:pPr>
              <w:pStyle w:val="table"/>
            </w:pPr>
            <w:r w:rsidRPr="006C4D71">
              <w:t>Constant</w:t>
            </w:r>
          </w:p>
        </w:tc>
        <w:tc>
          <w:tcPr>
            <w:tcW w:w="1638" w:type="dxa"/>
          </w:tcPr>
          <w:p w14:paraId="5E3DC64F" w14:textId="77777777" w:rsidR="00F76A13" w:rsidRPr="006C4D71" w:rsidRDefault="00C4048F" w:rsidP="00253403">
            <w:pPr>
              <w:pStyle w:val="table"/>
            </w:pPr>
            <m:oMathPara>
              <m:oMath>
                <m:r>
                  <m:rPr>
                    <m:sty m:val="bi"/>
                  </m:rPr>
                  <w:rPr>
                    <w:rFonts w:ascii="Cambria Math" w:hAnsi="Cambria Math"/>
                  </w:rPr>
                  <m:t>h</m:t>
                </m:r>
              </m:oMath>
            </m:oMathPara>
          </w:p>
        </w:tc>
        <w:tc>
          <w:tcPr>
            <w:tcW w:w="1550" w:type="dxa"/>
          </w:tcPr>
          <w:p w14:paraId="02EDA65F" w14:textId="77777777" w:rsidR="00F76A13" w:rsidRPr="006C4D71" w:rsidRDefault="00C4048F" w:rsidP="00253403">
            <w:pPr>
              <w:pStyle w:val="table"/>
            </w:pPr>
            <m:oMathPara>
              <m:oMath>
                <m:r>
                  <m:rPr>
                    <m:sty m:val="bi"/>
                  </m:rPr>
                  <w:rPr>
                    <w:rFonts w:ascii="Cambria Math" w:hAnsi="Cambria Math"/>
                  </w:rPr>
                  <m:t>x</m:t>
                </m:r>
              </m:oMath>
            </m:oMathPara>
          </w:p>
        </w:tc>
      </w:tr>
      <w:tr w:rsidR="00F76A13" w:rsidRPr="006C4D71" w14:paraId="286FF33D" w14:textId="77777777" w:rsidTr="001568CE">
        <w:trPr>
          <w:trHeight w:val="300"/>
          <w:jc w:val="center"/>
        </w:trPr>
        <w:tc>
          <w:tcPr>
            <w:tcW w:w="1638" w:type="dxa"/>
          </w:tcPr>
          <w:p w14:paraId="0F24B2DF" w14:textId="77777777" w:rsidR="00F76A13" w:rsidRPr="006C4D71" w:rsidRDefault="007B510C" w:rsidP="00253403">
            <w:pPr>
              <w:pStyle w:val="table"/>
            </w:pPr>
            <w:r w:rsidRPr="006C4D71">
              <w:t>T</w:t>
            </w:r>
            <w:r w:rsidR="00F76A13" w:rsidRPr="006C4D71">
              <w:t>eam</w:t>
            </w:r>
          </w:p>
        </w:tc>
        <w:tc>
          <w:tcPr>
            <w:tcW w:w="1638" w:type="dxa"/>
          </w:tcPr>
          <w:p w14:paraId="0DEEC38C" w14:textId="77777777" w:rsidR="00F76A13" w:rsidRPr="006C4D71" w:rsidRDefault="00F76A13" w:rsidP="00253403">
            <w:pPr>
              <w:pStyle w:val="table"/>
            </w:pPr>
            <w:r w:rsidRPr="006C4D71">
              <w:t>Huskies</w:t>
            </w:r>
          </w:p>
        </w:tc>
        <w:tc>
          <w:tcPr>
            <w:tcW w:w="1550" w:type="dxa"/>
          </w:tcPr>
          <w:p w14:paraId="1BD07D9F" w14:textId="77777777" w:rsidR="00F76A13" w:rsidRPr="006C4D71" w:rsidRDefault="00A907A7" w:rsidP="00253403">
            <w:pPr>
              <w:pStyle w:val="table"/>
            </w:pPr>
            <w:r w:rsidRPr="006C4D71">
              <w:t>Opponent</w:t>
            </w:r>
            <m:oMath>
              <m:r>
                <m:rPr>
                  <m:sty m:val="bi"/>
                </m:rPr>
                <w:rPr>
                  <w:rFonts w:ascii="Cambria Math" w:hAnsi="Cambria Math"/>
                </w:rPr>
                <m:t>x</m:t>
              </m:r>
            </m:oMath>
          </w:p>
        </w:tc>
      </w:tr>
    </w:tbl>
    <w:p w14:paraId="1012A2BF" w14:textId="77777777" w:rsidR="00907640" w:rsidRDefault="00907640" w:rsidP="00253403">
      <w:pPr>
        <w:pStyle w:val="table"/>
      </w:pPr>
    </w:p>
    <w:p w14:paraId="69D320A8" w14:textId="77777777" w:rsidR="00B36E73" w:rsidRPr="006C4D71" w:rsidRDefault="00B36E73" w:rsidP="00253403">
      <w:pPr>
        <w:pStyle w:val="table"/>
      </w:pPr>
      <w:r w:rsidRPr="006C4D71">
        <w:t xml:space="preserve">Table </w:t>
      </w:r>
      <w:r w:rsidR="005B5C0D">
        <w:rPr>
          <w:noProof/>
        </w:rPr>
        <w:fldChar w:fldCharType="begin"/>
      </w:r>
      <w:r w:rsidR="005B5C0D">
        <w:rPr>
          <w:noProof/>
        </w:rPr>
        <w:instrText xml:space="preserve"> SEQ Table \* ARABIC </w:instrText>
      </w:r>
      <w:r w:rsidR="005B5C0D">
        <w:rPr>
          <w:noProof/>
        </w:rPr>
        <w:fldChar w:fldCharType="separate"/>
      </w:r>
      <w:r w:rsidR="00C5312E">
        <w:rPr>
          <w:noProof/>
        </w:rPr>
        <w:t>2</w:t>
      </w:r>
      <w:r w:rsidR="005B5C0D">
        <w:rPr>
          <w:noProof/>
        </w:rPr>
        <w:fldChar w:fldCharType="end"/>
      </w:r>
      <w:r w:rsidRPr="006C4D71">
        <w:t>: Constants and variables</w:t>
      </w:r>
    </w:p>
    <w:tbl>
      <w:tblPr>
        <w:tblStyle w:val="a6"/>
        <w:tblW w:w="6804" w:type="dxa"/>
        <w:tblInd w:w="846" w:type="dxa"/>
        <w:tblLook w:val="04A0" w:firstRow="1" w:lastRow="0" w:firstColumn="1" w:lastColumn="0" w:noHBand="0" w:noVBand="1"/>
      </w:tblPr>
      <w:tblGrid>
        <w:gridCol w:w="1150"/>
        <w:gridCol w:w="5654"/>
      </w:tblGrid>
      <w:tr w:rsidR="00666ECB" w:rsidRPr="006C4D71" w14:paraId="14A1A243" w14:textId="77777777" w:rsidTr="00907640">
        <w:tc>
          <w:tcPr>
            <w:tcW w:w="1150" w:type="dxa"/>
            <w:vAlign w:val="center"/>
          </w:tcPr>
          <w:p w14:paraId="6398C165" w14:textId="77777777" w:rsidR="00666ECB" w:rsidRPr="004F4A84" w:rsidRDefault="00666ECB" w:rsidP="00253403">
            <w:pPr>
              <w:pStyle w:val="table"/>
            </w:pPr>
            <w:r w:rsidRPr="004F4A84">
              <w:t>Constant</w:t>
            </w:r>
          </w:p>
        </w:tc>
        <w:tc>
          <w:tcPr>
            <w:tcW w:w="5654" w:type="dxa"/>
            <w:vAlign w:val="center"/>
          </w:tcPr>
          <w:p w14:paraId="76401CE6" w14:textId="77777777" w:rsidR="00666ECB" w:rsidRPr="004F4A84" w:rsidRDefault="00666ECB" w:rsidP="00253403">
            <w:pPr>
              <w:pStyle w:val="table"/>
            </w:pPr>
            <w:r w:rsidRPr="004F4A84">
              <w:t>Clarification</w:t>
            </w:r>
          </w:p>
        </w:tc>
      </w:tr>
      <w:tr w:rsidR="002277E7" w:rsidRPr="006C4D71" w14:paraId="427B243A" w14:textId="77777777" w:rsidTr="00907640">
        <w:tc>
          <w:tcPr>
            <w:tcW w:w="1150" w:type="dxa"/>
            <w:vAlign w:val="center"/>
          </w:tcPr>
          <w:p w14:paraId="17DA9DD0" w14:textId="77777777" w:rsidR="002277E7" w:rsidRPr="004F4A84" w:rsidRDefault="00BA7248" w:rsidP="00253403">
            <w:pPr>
              <w:pStyle w:val="table"/>
            </w:pPr>
            <m:oMathPara>
              <m:oMath>
                <m:r>
                  <m:rPr>
                    <m:sty m:val="bi"/>
                  </m:rPr>
                  <w:rPr>
                    <w:rFonts w:ascii="Cambria Math" w:hAnsi="Cambria Math"/>
                  </w:rPr>
                  <m:t>m</m:t>
                </m:r>
              </m:oMath>
            </m:oMathPara>
          </w:p>
        </w:tc>
        <w:tc>
          <w:tcPr>
            <w:tcW w:w="5654" w:type="dxa"/>
            <w:vAlign w:val="center"/>
          </w:tcPr>
          <w:p w14:paraId="38E4F441" w14:textId="77777777" w:rsidR="002277E7" w:rsidRPr="004F4A84" w:rsidRDefault="00BA7248" w:rsidP="00253403">
            <w:pPr>
              <w:pStyle w:val="table"/>
            </w:pPr>
            <w:r>
              <w:rPr>
                <w:rFonts w:hint="eastAsia"/>
              </w:rPr>
              <w:t>P</w:t>
            </w:r>
            <w:r>
              <w:t xml:space="preserve">articular match, </w:t>
            </w:r>
            <m:oMath>
              <m:r>
                <m:rPr>
                  <m:sty m:val="bi"/>
                </m:rPr>
                <w:rPr>
                  <w:rFonts w:ascii="Cambria Math" w:eastAsia="宋体" w:hAnsi="Cambria Math"/>
                </w:rPr>
                <m:t>m</m:t>
              </m:r>
              <m:r>
                <m:rPr>
                  <m:sty m:val="b"/>
                </m:rPr>
                <w:rPr>
                  <w:rFonts w:ascii="Cambria Math" w:eastAsia="宋体" w:hAnsi="Cambria Math"/>
                </w:rPr>
                <m:t>∈[1:38]</m:t>
              </m:r>
            </m:oMath>
          </w:p>
        </w:tc>
      </w:tr>
      <w:tr w:rsidR="007F3558" w:rsidRPr="006C4D71" w14:paraId="5B3AE602" w14:textId="77777777" w:rsidTr="00907640">
        <w:tc>
          <w:tcPr>
            <w:tcW w:w="1150" w:type="dxa"/>
            <w:vAlign w:val="center"/>
          </w:tcPr>
          <w:p w14:paraId="09298AE8" w14:textId="77777777" w:rsidR="007F3558" w:rsidRPr="006769F0" w:rsidRDefault="004F3BB6" w:rsidP="00253403">
            <w:pPr>
              <w:pStyle w:val="table"/>
            </w:pPr>
            <w:r w:rsidRPr="006769F0">
              <w:t>t</w:t>
            </w:r>
          </w:p>
        </w:tc>
        <w:tc>
          <w:tcPr>
            <w:tcW w:w="5654" w:type="dxa"/>
            <w:vAlign w:val="center"/>
          </w:tcPr>
          <w:p w14:paraId="19C2A4D9" w14:textId="77777777" w:rsidR="007F3558" w:rsidRPr="004F4A84" w:rsidRDefault="006769F0" w:rsidP="00253403">
            <w:pPr>
              <w:pStyle w:val="table"/>
            </w:pPr>
            <w:r>
              <w:rPr>
                <w:rFonts w:hint="eastAsia"/>
              </w:rPr>
              <w:t>P</w:t>
            </w:r>
            <w:r>
              <w:t xml:space="preserve">articular team, </w:t>
            </w:r>
            <m:oMath>
              <m:r>
                <m:rPr>
                  <m:sty m:val="bi"/>
                </m:rPr>
                <w:rPr>
                  <w:rFonts w:ascii="Cambria Math" w:hAnsi="Cambria Math"/>
                </w:rPr>
                <m:t>i</m:t>
              </m:r>
              <m:r>
                <m:rPr>
                  <m:sty m:val="b"/>
                </m:rPr>
                <w:rPr>
                  <w:rFonts w:ascii="Cambria Math" w:eastAsia="宋体" w:hAnsi="Cambria Math"/>
                </w:rPr>
                <m:t>∈</m:t>
              </m:r>
              <m:r>
                <m:rPr>
                  <m:scr m:val="script"/>
                  <m:sty m:val="b"/>
                </m:rPr>
                <w:rPr>
                  <w:rFonts w:ascii="Cambria Math" w:hAnsi="Cambria Math"/>
                </w:rPr>
                <m:t>S</m:t>
              </m:r>
            </m:oMath>
          </w:p>
        </w:tc>
      </w:tr>
      <w:tr w:rsidR="00666ECB" w:rsidRPr="006C4D71" w14:paraId="124D66B2" w14:textId="77777777" w:rsidTr="00907640">
        <w:tc>
          <w:tcPr>
            <w:tcW w:w="1150" w:type="dxa"/>
            <w:vAlign w:val="center"/>
          </w:tcPr>
          <w:p w14:paraId="7D96B802" w14:textId="77777777" w:rsidR="00666ECB" w:rsidRPr="004F4A84" w:rsidRDefault="00322C34" w:rsidP="00253403">
            <w:pPr>
              <w:pStyle w:val="table"/>
            </w:pPr>
            <m:oMathPara>
              <m:oMath>
                <m:r>
                  <m:rPr>
                    <m:sty m:val="bi"/>
                  </m:rPr>
                  <w:rPr>
                    <w:rFonts w:ascii="Cambria Math" w:hAnsi="Cambria Math"/>
                  </w:rPr>
                  <m:t>p</m:t>
                </m:r>
              </m:oMath>
            </m:oMathPara>
          </w:p>
        </w:tc>
        <w:tc>
          <w:tcPr>
            <w:tcW w:w="5654" w:type="dxa"/>
            <w:vAlign w:val="center"/>
          </w:tcPr>
          <w:p w14:paraId="1A1E2A67" w14:textId="77777777" w:rsidR="00666ECB" w:rsidRPr="0066506D" w:rsidRDefault="00322C34" w:rsidP="00253403">
            <w:pPr>
              <w:pStyle w:val="table"/>
            </w:pPr>
            <w:r w:rsidRPr="00490FCB">
              <w:t>Particular player</w:t>
            </w:r>
            <w:r w:rsidR="00E45B9C">
              <w:t>,</w:t>
            </w:r>
            <w:r w:rsidR="00DA2440">
              <w:t xml:space="preserve"> </w:t>
            </w:r>
            <w:r w:rsidR="00986F70">
              <w:t xml:space="preserve"> </w:t>
            </w:r>
            <m:oMath>
              <m:r>
                <m:rPr>
                  <m:sty m:val="bi"/>
                </m:rPr>
                <w:rPr>
                  <w:rFonts w:ascii="Cambria Math" w:eastAsia="微软雅黑" w:hAnsi="Cambria Math" w:cs="Cambria Math"/>
                  <w:color w:val="3B3B3B"/>
                  <w:sz w:val="21"/>
                  <w:szCs w:val="21"/>
                  <w:shd w:val="clear" w:color="auto" w:fill="F9F9F9"/>
                </w:rPr>
                <m:t>∃</m:t>
              </m:r>
              <m:r>
                <m:rPr>
                  <m:sty m:val="bi"/>
                </m:rPr>
                <w:rPr>
                  <w:rFonts w:ascii="Cambria Math" w:hAnsi="Cambria Math"/>
                </w:rPr>
                <m:t>i</m:t>
              </m:r>
              <m:r>
                <m:rPr>
                  <m:sty m:val="b"/>
                </m:rPr>
                <w:rPr>
                  <w:rFonts w:ascii="Cambria Math" w:eastAsia="宋体" w:hAnsi="Cambria Math"/>
                </w:rPr>
                <m:t>∈</m:t>
              </m:r>
              <m:r>
                <m:rPr>
                  <m:scr m:val="script"/>
                  <m:sty m:val="b"/>
                </m:rPr>
                <w:rPr>
                  <w:rFonts w:ascii="Cambria Math" w:hAnsi="Cambria Math"/>
                </w:rPr>
                <m:t>S,</m:t>
              </m:r>
              <m:r>
                <m:rPr>
                  <m:sty m:val="bi"/>
                </m:rPr>
                <w:rPr>
                  <w:rFonts w:ascii="Cambria Math" w:hAnsi="Cambria Math"/>
                </w:rPr>
                <m:t>p</m:t>
              </m:r>
              <m:r>
                <m:rPr>
                  <m:sty m:val="b"/>
                </m:rPr>
                <w:rPr>
                  <w:rFonts w:ascii="Cambria Math" w:eastAsia="宋体" w:hAnsi="Cambria Math"/>
                </w:rPr>
                <m:t>∈</m:t>
              </m:r>
              <m:r>
                <m:rPr>
                  <m:sty m:val="bi"/>
                </m:rPr>
                <w:rPr>
                  <w:rFonts w:ascii="Cambria Math" w:eastAsia="宋体" w:hAnsi="Cambria Math"/>
                </w:rPr>
                <m:t>i</m:t>
              </m:r>
            </m:oMath>
          </w:p>
        </w:tc>
      </w:tr>
      <w:tr w:rsidR="00506E17" w:rsidRPr="006C4D71" w14:paraId="5C69A0F0" w14:textId="77777777" w:rsidTr="00907640">
        <w:tc>
          <w:tcPr>
            <w:tcW w:w="1150" w:type="dxa"/>
            <w:vAlign w:val="center"/>
          </w:tcPr>
          <w:p w14:paraId="3E6973C3" w14:textId="77777777" w:rsidR="00506E17" w:rsidRPr="00506E17" w:rsidRDefault="0042749A" w:rsidP="00253403">
            <w:pPr>
              <w:pStyle w:val="table"/>
              <w:rPr>
                <w:rFonts w:eastAsiaTheme="minorEastAsia"/>
              </w:rPr>
            </w:pPr>
            <m:oMathPara>
              <m:oMath>
                <m:sSub>
                  <m:sSubPr>
                    <m:ctrlPr>
                      <w:rPr>
                        <w:rFonts w:ascii="Cambria Math" w:hAnsi="Cambria Math"/>
                      </w:rPr>
                    </m:ctrlPr>
                  </m:sSubPr>
                  <m:e>
                    <m:r>
                      <m:rPr>
                        <m:sty m:val="b"/>
                      </m:rPr>
                      <w:rPr>
                        <w:rFonts w:ascii="Cambria Math" w:hAnsi="Cambria Math"/>
                      </w:rPr>
                      <m:t>T</m:t>
                    </m:r>
                  </m:e>
                  <m:sub>
                    <m:r>
                      <m:rPr>
                        <m:sty m:val="bi"/>
                      </m:rPr>
                      <w:rPr>
                        <w:rFonts w:ascii="Cambria Math" w:hAnsi="Cambria Math"/>
                      </w:rPr>
                      <m:t>p</m:t>
                    </m:r>
                  </m:sub>
                </m:sSub>
              </m:oMath>
            </m:oMathPara>
          </w:p>
        </w:tc>
        <w:tc>
          <w:tcPr>
            <w:tcW w:w="5654" w:type="dxa"/>
            <w:vAlign w:val="center"/>
          </w:tcPr>
          <w:p w14:paraId="6E8AC30C" w14:textId="77777777" w:rsidR="00506E17" w:rsidRDefault="000E607E" w:rsidP="00253403">
            <w:pPr>
              <w:pStyle w:val="table"/>
            </w:pPr>
            <w:r>
              <w:t>The t</w:t>
            </w:r>
            <w:r w:rsidR="00506E17">
              <w:t xml:space="preserve">eam </w:t>
            </w:r>
            <w:r w:rsidR="00E52FF8">
              <w:t>contains</w:t>
            </w:r>
            <w:r w:rsidR="00506E17">
              <w:t xml:space="preserve"> </w:t>
            </w:r>
            <m:oMath>
              <m:r>
                <m:rPr>
                  <m:sty m:val="bi"/>
                </m:rPr>
                <w:rPr>
                  <w:rFonts w:ascii="Cambria Math" w:hAnsi="Cambria Math"/>
                </w:rPr>
                <m:t>p</m:t>
              </m:r>
            </m:oMath>
          </w:p>
        </w:tc>
      </w:tr>
      <w:tr w:rsidR="00506E17" w:rsidRPr="006C4D71" w14:paraId="4846F651" w14:textId="77777777" w:rsidTr="00907640">
        <w:tc>
          <w:tcPr>
            <w:tcW w:w="1150" w:type="dxa"/>
            <w:vAlign w:val="center"/>
          </w:tcPr>
          <w:p w14:paraId="5B500182" w14:textId="77777777" w:rsidR="00506E17" w:rsidRDefault="0042749A" w:rsidP="00253403">
            <w:pPr>
              <w:pStyle w:val="table"/>
            </w:pPr>
            <m:oMathPara>
              <m:oMath>
                <m:sSub>
                  <m:sSubPr>
                    <m:ctrlPr>
                      <w:rPr>
                        <w:rFonts w:ascii="Cambria Math" w:hAnsi="Cambria Math"/>
                      </w:rPr>
                    </m:ctrlPr>
                  </m:sSubPr>
                  <m:e>
                    <m:r>
                      <m:rPr>
                        <m:sty m:val="b"/>
                      </m:rPr>
                      <w:rPr>
                        <w:rFonts w:ascii="Cambria Math" w:hAnsi="Cambria Math"/>
                      </w:rPr>
                      <m:t>P</m:t>
                    </m:r>
                  </m:e>
                  <m:sub>
                    <m:sSub>
                      <m:sSubPr>
                        <m:ctrlPr>
                          <w:rPr>
                            <w:rFonts w:ascii="Cambria Math" w:hAnsi="Cambria Math"/>
                          </w:rPr>
                        </m:ctrlPr>
                      </m:sSubPr>
                      <m:e>
                        <m:r>
                          <m:rPr>
                            <m:sty m:val="bi"/>
                          </m:rPr>
                          <w:rPr>
                            <w:rFonts w:ascii="Cambria Math" w:hAnsi="Cambria Math"/>
                          </w:rPr>
                          <m:t>p</m:t>
                        </m: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
                          </m:rPr>
                          <w:rPr>
                            <w:rFonts w:ascii="Cambria Math" w:hAnsi="Cambria Math"/>
                          </w:rPr>
                          <m:t>2</m:t>
                        </m:r>
                      </m:sub>
                    </m:sSub>
                  </m:sub>
                </m:sSub>
              </m:oMath>
            </m:oMathPara>
          </w:p>
        </w:tc>
        <w:tc>
          <w:tcPr>
            <w:tcW w:w="5654" w:type="dxa"/>
            <w:vAlign w:val="center"/>
          </w:tcPr>
          <w:p w14:paraId="2756CEC4" w14:textId="77777777" w:rsidR="00506E17" w:rsidRPr="00490FCB" w:rsidRDefault="00506E17" w:rsidP="00253403">
            <w:pPr>
              <w:pStyle w:val="table"/>
            </w:pPr>
            <w:r>
              <w:rPr>
                <w:rFonts w:hint="eastAsia"/>
              </w:rPr>
              <w:t>A</w:t>
            </w:r>
            <w:r>
              <w:t xml:space="preserve"> pass from </w:t>
            </w:r>
            <m:oMath>
              <m:sSub>
                <m:sSubPr>
                  <m:ctrlPr>
                    <w:rPr>
                      <w:rFonts w:ascii="Cambria Math" w:eastAsia="宋体" w:hAnsi="Cambria Math"/>
                      <w:i/>
                      <w:iCs/>
                    </w:rPr>
                  </m:ctrlPr>
                </m:sSubPr>
                <m:e>
                  <m:r>
                    <m:rPr>
                      <m:sty m:val="bi"/>
                    </m:rPr>
                    <w:rPr>
                      <w:rFonts w:ascii="Cambria Math" w:eastAsia="宋体" w:hAnsi="Cambria Math"/>
                    </w:rPr>
                    <m:t>p</m:t>
                  </m:r>
                </m:e>
                <m:sub>
                  <m:r>
                    <m:rPr>
                      <m:sty m:val="bi"/>
                    </m:rPr>
                    <w:rPr>
                      <w:rFonts w:ascii="Cambria Math" w:eastAsia="宋体" w:hAnsi="Cambria Math"/>
                    </w:rPr>
                    <m:t>1</m:t>
                  </m:r>
                </m:sub>
              </m:sSub>
            </m:oMath>
            <w:r>
              <w:t xml:space="preserve"> to </w:t>
            </w:r>
            <m:oMath>
              <m:sSub>
                <m:sSubPr>
                  <m:ctrlPr>
                    <w:rPr>
                      <w:rFonts w:ascii="Cambria Math" w:eastAsia="宋体" w:hAnsi="Cambria Math"/>
                      <w:i/>
                      <w:iCs/>
                    </w:rPr>
                  </m:ctrlPr>
                </m:sSubPr>
                <m:e>
                  <m:r>
                    <m:rPr>
                      <m:sty m:val="bi"/>
                    </m:rPr>
                    <w:rPr>
                      <w:rFonts w:ascii="Cambria Math" w:eastAsia="宋体" w:hAnsi="Cambria Math"/>
                    </w:rPr>
                    <m:t>p</m:t>
                  </m:r>
                </m:e>
                <m:sub>
                  <m:r>
                    <m:rPr>
                      <m:sty m:val="bi"/>
                    </m:rPr>
                    <w:rPr>
                      <w:rFonts w:ascii="Cambria Math" w:eastAsia="宋体" w:hAnsi="Cambria Math"/>
                    </w:rPr>
                    <m:t>2</m:t>
                  </m:r>
                </m:sub>
              </m:sSub>
            </m:oMath>
          </w:p>
        </w:tc>
      </w:tr>
      <w:tr w:rsidR="00506E17" w:rsidRPr="006C4D71" w14:paraId="6D02BBE6" w14:textId="77777777" w:rsidTr="00907640">
        <w:tc>
          <w:tcPr>
            <w:tcW w:w="1150" w:type="dxa"/>
            <w:vAlign w:val="center"/>
          </w:tcPr>
          <w:p w14:paraId="65645558" w14:textId="77777777" w:rsidR="00506E17" w:rsidRDefault="0042749A" w:rsidP="00253403">
            <w:pPr>
              <w:pStyle w:val="table"/>
              <w:rPr>
                <w:iCs/>
              </w:rPr>
            </w:pPr>
            <m:oMathPara>
              <m:oMath>
                <m:sSubSup>
                  <m:sSubSupPr>
                    <m:ctrlPr>
                      <w:rPr>
                        <w:rFonts w:ascii="Cambria Math" w:hAnsi="Cambria Math"/>
                        <w:iCs/>
                      </w:rPr>
                    </m:ctrlPr>
                  </m:sSubSupPr>
                  <m:e>
                    <m:r>
                      <m:rPr>
                        <m:sty m:val="b"/>
                      </m:rPr>
                      <w:rPr>
                        <w:rFonts w:ascii="Cambria Math" w:hAnsi="Cambria Math"/>
                      </w:rPr>
                      <m:t>C</m:t>
                    </m:r>
                  </m:e>
                  <m:sub>
                    <m:r>
                      <m:rPr>
                        <m:sty m:val="bi"/>
                      </m:rPr>
                      <w:rPr>
                        <w:rFonts w:ascii="Cambria Math" w:hAnsi="Cambria Math"/>
                      </w:rPr>
                      <m:t>x</m:t>
                    </m:r>
                  </m:sub>
                  <m:sup>
                    <m:r>
                      <m:rPr>
                        <m:sty m:val="bi"/>
                      </m:rPr>
                      <w:rPr>
                        <w:rFonts w:ascii="Cambria Math" w:hAnsi="Cambria Math"/>
                      </w:rPr>
                      <m:t>m</m:t>
                    </m:r>
                  </m:sup>
                </m:sSubSup>
              </m:oMath>
            </m:oMathPara>
          </w:p>
        </w:tc>
        <w:tc>
          <w:tcPr>
            <w:tcW w:w="5654" w:type="dxa"/>
            <w:vAlign w:val="center"/>
          </w:tcPr>
          <w:p w14:paraId="552AFB97" w14:textId="77777777" w:rsidR="00506E17" w:rsidRPr="00490FCB" w:rsidRDefault="00506E17" w:rsidP="00253403">
            <w:pPr>
              <w:pStyle w:val="table"/>
            </w:pPr>
            <w:r>
              <w:t xml:space="preserve">In match m, the count of </w:t>
            </w:r>
            <m:oMath>
              <m:r>
                <m:rPr>
                  <m:sty m:val="bi"/>
                </m:rPr>
                <w:rPr>
                  <w:rFonts w:ascii="Cambria Math" w:eastAsia="宋体" w:hAnsi="Cambria Math"/>
                </w:rPr>
                <m:t>x</m:t>
              </m:r>
            </m:oMath>
            <w:r w:rsidR="00A87AB2">
              <w:t xml:space="preserve">, </w:t>
            </w:r>
            <w:r w:rsidR="00B6781A">
              <w:t>m=</w:t>
            </w:r>
            <w:r>
              <w:t>null refer</w:t>
            </w:r>
            <w:r w:rsidR="003A1A3E">
              <w:t>s</w:t>
            </w:r>
            <w:r>
              <w:t xml:space="preserve"> to whole 38 matches</w:t>
            </w:r>
          </w:p>
        </w:tc>
      </w:tr>
      <w:tr w:rsidR="00506E17" w:rsidRPr="006C4D71" w14:paraId="62F69D38" w14:textId="77777777" w:rsidTr="00907640">
        <w:tc>
          <w:tcPr>
            <w:tcW w:w="1150" w:type="dxa"/>
            <w:vAlign w:val="center"/>
          </w:tcPr>
          <w:p w14:paraId="1CEF63EA" w14:textId="77777777" w:rsidR="00506E17" w:rsidRDefault="0042749A" w:rsidP="00253403">
            <w:pPr>
              <w:pStyle w:val="table"/>
              <w:rPr>
                <w:rFonts w:eastAsia="宋体"/>
              </w:rPr>
            </w:pPr>
            <m:oMathPara>
              <m:oMath>
                <m:sSubSup>
                  <m:sSubSupPr>
                    <m:ctrlPr>
                      <w:rPr>
                        <w:rFonts w:ascii="Cambria Math" w:hAnsi="Cambria Math"/>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pass</m:t>
                    </m:r>
                  </m:sup>
                </m:sSubSup>
              </m:oMath>
            </m:oMathPara>
          </w:p>
        </w:tc>
        <w:tc>
          <w:tcPr>
            <w:tcW w:w="5654" w:type="dxa"/>
            <w:vAlign w:val="center"/>
          </w:tcPr>
          <w:p w14:paraId="26D8B724" w14:textId="77777777" w:rsidR="00506E17" w:rsidRPr="00490FCB" w:rsidRDefault="00506E17" w:rsidP="00253403">
            <w:pPr>
              <w:pStyle w:val="table"/>
            </w:pPr>
            <w:r w:rsidRPr="00490FCB">
              <w:t xml:space="preserve">The sum of passing events </w:t>
            </w:r>
            <w:r w:rsidRPr="00490FCB">
              <w:rPr>
                <w:rFonts w:hint="eastAsia"/>
              </w:rPr>
              <w:t>i</w:t>
            </w:r>
            <w:r w:rsidRPr="00490FCB">
              <w:t xml:space="preserve">nvolving </w:t>
            </w:r>
            <m:oMath>
              <m:r>
                <m:rPr>
                  <m:sty m:val="bi"/>
                </m:rPr>
                <w:rPr>
                  <w:rFonts w:ascii="Cambria Math" w:hAnsi="Cambria Math" w:hint="eastAsia"/>
                </w:rPr>
                <m:t>p</m:t>
              </m:r>
            </m:oMath>
          </w:p>
        </w:tc>
      </w:tr>
      <w:tr w:rsidR="00506E17" w:rsidRPr="006C4D71" w14:paraId="57C37788" w14:textId="77777777" w:rsidTr="00907640">
        <w:tc>
          <w:tcPr>
            <w:tcW w:w="1150" w:type="dxa"/>
            <w:vAlign w:val="center"/>
          </w:tcPr>
          <w:p w14:paraId="29FA4F94" w14:textId="77777777" w:rsidR="00506E17" w:rsidRPr="004F4A84" w:rsidRDefault="0042749A" w:rsidP="00253403">
            <w:pPr>
              <w:pStyle w:val="table"/>
            </w:pPr>
            <m:oMathPara>
              <m:oMath>
                <m:sSubSup>
                  <m:sSubSupPr>
                    <m:ctrlPr>
                      <w:rPr>
                        <w:rFonts w:ascii="Cambria Math" w:hAnsi="Cambria Math"/>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duel</m:t>
                    </m:r>
                  </m:sup>
                </m:sSubSup>
              </m:oMath>
            </m:oMathPara>
          </w:p>
        </w:tc>
        <w:tc>
          <w:tcPr>
            <w:tcW w:w="5654" w:type="dxa"/>
            <w:vAlign w:val="center"/>
          </w:tcPr>
          <w:p w14:paraId="02CB9944" w14:textId="77777777" w:rsidR="00506E17" w:rsidRPr="00490FCB" w:rsidRDefault="00506E17" w:rsidP="00253403">
            <w:pPr>
              <w:pStyle w:val="table"/>
            </w:pPr>
            <w:r w:rsidRPr="004F4A84">
              <w:t xml:space="preserve">The sum of dueling events </w:t>
            </w:r>
            <w:r w:rsidRPr="004F4A84">
              <w:rPr>
                <w:rFonts w:hint="eastAsia"/>
              </w:rPr>
              <w:t>i</w:t>
            </w:r>
            <w:r w:rsidRPr="004F4A84">
              <w:t xml:space="preserve">nvolving </w:t>
            </w:r>
            <m:oMath>
              <m:r>
                <m:rPr>
                  <m:sty m:val="bi"/>
                </m:rPr>
                <w:rPr>
                  <w:rFonts w:ascii="Cambria Math" w:hAnsi="Cambria Math" w:hint="eastAsia"/>
                </w:rPr>
                <m:t>p</m:t>
              </m:r>
            </m:oMath>
          </w:p>
        </w:tc>
      </w:tr>
      <w:tr w:rsidR="00506E17" w:rsidRPr="006C4D71" w14:paraId="07781D57" w14:textId="77777777" w:rsidTr="00907640">
        <w:tc>
          <w:tcPr>
            <w:tcW w:w="1150" w:type="dxa"/>
            <w:vAlign w:val="center"/>
          </w:tcPr>
          <w:p w14:paraId="00CD6E3C" w14:textId="77777777" w:rsidR="00506E17" w:rsidRPr="004F4A84" w:rsidRDefault="0042749A" w:rsidP="00253403">
            <w:pPr>
              <w:pStyle w:val="table"/>
            </w:pPr>
            <m:oMathPara>
              <m:oMath>
                <m:sSubSup>
                  <m:sSubSupPr>
                    <m:ctrlPr>
                      <w:rPr>
                        <w:rFonts w:ascii="Cambria Math" w:hAnsi="Cambria Math"/>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pass</m:t>
                    </m:r>
                    <m:r>
                      <m:rPr>
                        <m:sty m:val="b"/>
                      </m:rPr>
                      <w:rPr>
                        <w:rFonts w:ascii="Cambria Math" w:hAnsi="Cambria Math"/>
                      </w:rPr>
                      <m:t>_</m:t>
                    </m:r>
                    <m:r>
                      <m:rPr>
                        <m:sty m:val="bi"/>
                      </m:rPr>
                      <w:rPr>
                        <w:rFonts w:ascii="Cambria Math" w:hAnsi="Cambria Math"/>
                      </w:rPr>
                      <m:t>sus</m:t>
                    </m:r>
                  </m:sup>
                </m:sSubSup>
              </m:oMath>
            </m:oMathPara>
          </w:p>
        </w:tc>
        <w:tc>
          <w:tcPr>
            <w:tcW w:w="5654" w:type="dxa"/>
            <w:vAlign w:val="center"/>
          </w:tcPr>
          <w:p w14:paraId="640AA566" w14:textId="77777777" w:rsidR="00506E17" w:rsidRPr="004F4A84" w:rsidRDefault="00506E17" w:rsidP="00253403">
            <w:pPr>
              <w:pStyle w:val="table"/>
            </w:pPr>
            <w:r w:rsidRPr="004F4A84">
              <w:t xml:space="preserve">The sum of passing events </w:t>
            </w:r>
            <w:r w:rsidRPr="004F4A84">
              <w:rPr>
                <w:rFonts w:hint="eastAsia"/>
              </w:rPr>
              <w:t>i</w:t>
            </w:r>
            <w:r w:rsidRPr="004F4A84">
              <w:t xml:space="preserve">nvolving </w:t>
            </w:r>
            <m:oMath>
              <m:r>
                <m:rPr>
                  <m:sty m:val="bi"/>
                </m:rPr>
                <w:rPr>
                  <w:rFonts w:ascii="Cambria Math" w:hAnsi="Cambria Math" w:hint="eastAsia"/>
                </w:rPr>
                <m:t>p</m:t>
              </m:r>
            </m:oMath>
            <w:r w:rsidRPr="004F4A84">
              <w:t xml:space="preserve"> where</w:t>
            </w:r>
            <m:oMath>
              <m:r>
                <m:rPr>
                  <m:sty m:val="b"/>
                </m:rPr>
                <w:rPr>
                  <w:rFonts w:ascii="Cambria Math" w:hAnsi="Cambria Math"/>
                </w:rPr>
                <m:t xml:space="preserve"> </m:t>
              </m:r>
              <m:r>
                <m:rPr>
                  <m:sty m:val="bi"/>
                </m:rPr>
                <w:rPr>
                  <w:rFonts w:ascii="Cambria Math" w:hAnsi="Cambria Math" w:hint="eastAsia"/>
                </w:rPr>
                <m:t>p</m:t>
              </m:r>
            </m:oMath>
            <w:r w:rsidRPr="004F4A84">
              <w:t>’s team got the ball finally</w:t>
            </w:r>
          </w:p>
        </w:tc>
      </w:tr>
      <w:tr w:rsidR="00506E17" w:rsidRPr="006C4D71" w14:paraId="747449E4" w14:textId="77777777" w:rsidTr="00907640">
        <w:tc>
          <w:tcPr>
            <w:tcW w:w="1150" w:type="dxa"/>
            <w:vAlign w:val="center"/>
          </w:tcPr>
          <w:p w14:paraId="260A4509" w14:textId="77777777" w:rsidR="00506E17" w:rsidRPr="004F4A84" w:rsidRDefault="0042749A" w:rsidP="00253403">
            <w:pPr>
              <w:pStyle w:val="table"/>
            </w:pPr>
            <m:oMathPara>
              <m:oMath>
                <m:sSubSup>
                  <m:sSubSupPr>
                    <m:ctrlPr>
                      <w:rPr>
                        <w:rFonts w:ascii="Cambria Math" w:hAnsi="Cambria Math"/>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duel</m:t>
                    </m:r>
                    <m:r>
                      <m:rPr>
                        <m:sty m:val="b"/>
                      </m:rPr>
                      <w:rPr>
                        <w:rFonts w:ascii="Cambria Math" w:hAnsi="Cambria Math"/>
                      </w:rPr>
                      <m:t>_</m:t>
                    </m:r>
                    <m:r>
                      <m:rPr>
                        <m:sty m:val="bi"/>
                      </m:rPr>
                      <w:rPr>
                        <w:rFonts w:ascii="Cambria Math" w:hAnsi="Cambria Math"/>
                      </w:rPr>
                      <m:t>sus</m:t>
                    </m:r>
                  </m:sup>
                </m:sSubSup>
              </m:oMath>
            </m:oMathPara>
          </w:p>
        </w:tc>
        <w:tc>
          <w:tcPr>
            <w:tcW w:w="5654" w:type="dxa"/>
            <w:vAlign w:val="center"/>
          </w:tcPr>
          <w:p w14:paraId="7307271C" w14:textId="77777777" w:rsidR="00506E17" w:rsidRPr="004F4A84" w:rsidRDefault="00506E17" w:rsidP="00253403">
            <w:pPr>
              <w:pStyle w:val="table"/>
            </w:pPr>
            <w:commentRangeStart w:id="27"/>
            <w:r w:rsidRPr="004F4A84">
              <w:t xml:space="preserve">The sum of dueling events </w:t>
            </w:r>
            <w:r w:rsidRPr="004F4A84">
              <w:rPr>
                <w:rFonts w:hint="eastAsia"/>
              </w:rPr>
              <w:t>i</w:t>
            </w:r>
            <w:r w:rsidRPr="004F4A84">
              <w:t xml:space="preserve">nvolving </w:t>
            </w:r>
            <m:oMath>
              <m:r>
                <m:rPr>
                  <m:sty m:val="bi"/>
                </m:rPr>
                <w:rPr>
                  <w:rFonts w:ascii="Cambria Math" w:hAnsi="Cambria Math" w:hint="eastAsia"/>
                </w:rPr>
                <m:t>p</m:t>
              </m:r>
            </m:oMath>
            <w:r w:rsidRPr="004F4A84">
              <w:t xml:space="preserve"> where</w:t>
            </w:r>
            <m:oMath>
              <m:r>
                <m:rPr>
                  <m:sty m:val="b"/>
                </m:rPr>
                <w:rPr>
                  <w:rFonts w:ascii="Cambria Math" w:hAnsi="Cambria Math"/>
                </w:rPr>
                <m:t xml:space="preserve"> </m:t>
              </m:r>
              <m:r>
                <m:rPr>
                  <m:sty m:val="bi"/>
                </m:rPr>
                <w:rPr>
                  <w:rFonts w:ascii="Cambria Math" w:hAnsi="Cambria Math" w:hint="eastAsia"/>
                </w:rPr>
                <m:t>p</m:t>
              </m:r>
            </m:oMath>
            <w:r w:rsidRPr="004F4A84">
              <w:t>’s team got the ball finally</w:t>
            </w:r>
            <w:commentRangeEnd w:id="27"/>
            <w:r w:rsidR="00C20333">
              <w:rPr>
                <w:rStyle w:val="aa"/>
                <w:rFonts w:eastAsiaTheme="minorEastAsia"/>
                <w:b w:val="0"/>
              </w:rPr>
              <w:commentReference w:id="27"/>
            </w:r>
          </w:p>
        </w:tc>
      </w:tr>
      <w:tr w:rsidR="00506E17" w:rsidRPr="006C4D71" w14:paraId="104DE385" w14:textId="77777777" w:rsidTr="00907640">
        <w:tc>
          <w:tcPr>
            <w:tcW w:w="1150" w:type="dxa"/>
            <w:vAlign w:val="center"/>
          </w:tcPr>
          <w:p w14:paraId="2C439F3F" w14:textId="77777777" w:rsidR="00506E17" w:rsidRPr="004F4A84" w:rsidRDefault="0042749A" w:rsidP="00253403">
            <w:pPr>
              <w:pStyle w:val="table"/>
            </w:pPr>
            <m:oMathPara>
              <m:oMath>
                <m:sSubSup>
                  <m:sSubSupPr>
                    <m:ctrlPr>
                      <w:rPr>
                        <w:rFonts w:ascii="Cambria Math" w:hAnsi="Cambria Math"/>
                      </w:rPr>
                    </m:ctrlPr>
                  </m:sSubSupPr>
                  <m:e>
                    <m:r>
                      <m:rPr>
                        <m:sty m:val="b"/>
                      </m:rPr>
                      <w:rPr>
                        <w:rFonts w:ascii="Cambria Math" w:hAnsi="Cambria Math"/>
                      </w:rPr>
                      <m:t>R</m:t>
                    </m:r>
                  </m:e>
                  <m:sub>
                    <m:r>
                      <m:rPr>
                        <m:sty m:val="bi"/>
                      </m:rPr>
                      <w:rPr>
                        <w:rFonts w:ascii="Cambria Math" w:hAnsi="Cambria Math"/>
                      </w:rPr>
                      <m:t>p</m:t>
                    </m:r>
                  </m:sub>
                  <m:sup>
                    <m:r>
                      <m:rPr>
                        <m:sty m:val="bi"/>
                      </m:rPr>
                      <w:rPr>
                        <w:rFonts w:ascii="Cambria Math" w:hAnsi="Cambria Math"/>
                      </w:rPr>
                      <m:t>pass</m:t>
                    </m:r>
                  </m:sup>
                </m:sSubSup>
              </m:oMath>
            </m:oMathPara>
          </w:p>
        </w:tc>
        <w:tc>
          <w:tcPr>
            <w:tcW w:w="5654" w:type="dxa"/>
            <w:vAlign w:val="center"/>
          </w:tcPr>
          <w:p w14:paraId="3941119F" w14:textId="77777777" w:rsidR="00506E17" w:rsidRPr="004F4A84" w:rsidRDefault="00506E17" w:rsidP="00253403">
            <w:pPr>
              <w:pStyle w:val="table"/>
            </w:pPr>
            <w:r w:rsidRPr="004F4A84">
              <w:t>The rate of</w:t>
            </w:r>
            <m:oMath>
              <m:r>
                <m:rPr>
                  <m:sty m:val="b"/>
                </m:rPr>
                <w:rPr>
                  <w:rFonts w:ascii="Cambria Math" w:hAnsi="Cambria Math"/>
                </w:rPr>
                <m:t xml:space="preserve"> </m:t>
              </m:r>
              <m:r>
                <m:rPr>
                  <m:sty m:val="bi"/>
                </m:rPr>
                <w:rPr>
                  <w:rFonts w:ascii="Cambria Math" w:hAnsi="Cambria Math" w:hint="eastAsia"/>
                </w:rPr>
                <m:t>p</m:t>
              </m:r>
            </m:oMath>
            <w:r w:rsidRPr="004F4A84">
              <w:t>’s passing success</w:t>
            </w:r>
          </w:p>
        </w:tc>
      </w:tr>
      <w:tr w:rsidR="00506E17" w:rsidRPr="006C4D71" w14:paraId="67E218BC" w14:textId="77777777" w:rsidTr="00907640">
        <w:tc>
          <w:tcPr>
            <w:tcW w:w="1150" w:type="dxa"/>
            <w:vAlign w:val="center"/>
          </w:tcPr>
          <w:p w14:paraId="171E283B" w14:textId="77777777" w:rsidR="00506E17" w:rsidRPr="004F4A84" w:rsidRDefault="0042749A" w:rsidP="00253403">
            <w:pPr>
              <w:pStyle w:val="table"/>
            </w:pPr>
            <m:oMathPara>
              <m:oMath>
                <m:sSubSup>
                  <m:sSubSupPr>
                    <m:ctrlPr>
                      <w:rPr>
                        <w:rFonts w:ascii="Cambria Math" w:hAnsi="Cambria Math"/>
                      </w:rPr>
                    </m:ctrlPr>
                  </m:sSubSupPr>
                  <m:e>
                    <m:r>
                      <m:rPr>
                        <m:sty m:val="b"/>
                      </m:rPr>
                      <w:rPr>
                        <w:rFonts w:ascii="Cambria Math" w:hAnsi="Cambria Math"/>
                      </w:rPr>
                      <m:t>R</m:t>
                    </m:r>
                  </m:e>
                  <m:sub>
                    <m:r>
                      <m:rPr>
                        <m:sty m:val="bi"/>
                      </m:rPr>
                      <w:rPr>
                        <w:rFonts w:ascii="Cambria Math" w:hAnsi="Cambria Math"/>
                      </w:rPr>
                      <m:t>p</m:t>
                    </m:r>
                  </m:sub>
                  <m:sup>
                    <m:r>
                      <m:rPr>
                        <m:sty m:val="bi"/>
                      </m:rPr>
                      <w:rPr>
                        <w:rFonts w:ascii="Cambria Math" w:hAnsi="Cambria Math"/>
                      </w:rPr>
                      <m:t>duel</m:t>
                    </m:r>
                  </m:sup>
                </m:sSubSup>
              </m:oMath>
            </m:oMathPara>
          </w:p>
        </w:tc>
        <w:tc>
          <w:tcPr>
            <w:tcW w:w="5654" w:type="dxa"/>
            <w:vAlign w:val="center"/>
          </w:tcPr>
          <w:p w14:paraId="7AFA1AC6" w14:textId="692823B1" w:rsidR="00506E17" w:rsidRPr="004F4A84" w:rsidRDefault="00506E17" w:rsidP="00253403">
            <w:pPr>
              <w:pStyle w:val="table"/>
            </w:pPr>
            <w:r w:rsidRPr="004F4A84">
              <w:t>The rate of</w:t>
            </w:r>
            <m:oMath>
              <m:r>
                <m:rPr>
                  <m:sty m:val="b"/>
                </m:rPr>
                <w:rPr>
                  <w:rFonts w:ascii="Cambria Math" w:hAnsi="Cambria Math"/>
                </w:rPr>
                <m:t xml:space="preserve"> </m:t>
              </m:r>
              <m:r>
                <m:rPr>
                  <m:sty m:val="bi"/>
                </m:rPr>
                <w:rPr>
                  <w:rFonts w:ascii="Cambria Math" w:hAnsi="Cambria Math" w:hint="eastAsia"/>
                </w:rPr>
                <m:t>p</m:t>
              </m:r>
            </m:oMath>
            <w:r w:rsidRPr="004F4A84">
              <w:t xml:space="preserve">’s </w:t>
            </w:r>
            <w:r w:rsidRPr="004F4A84">
              <w:rPr>
                <w:rFonts w:hint="eastAsia"/>
              </w:rPr>
              <w:t>duel</w:t>
            </w:r>
            <w:r w:rsidRPr="004F4A84">
              <w:t>ing success</w:t>
            </w:r>
            <w:commentRangeStart w:id="28"/>
            <w:commentRangeEnd w:id="28"/>
            <w:r w:rsidR="00C20333">
              <w:rPr>
                <w:rStyle w:val="aa"/>
                <w:rFonts w:eastAsiaTheme="minorEastAsia"/>
                <w:b w:val="0"/>
              </w:rPr>
              <w:commentReference w:id="28"/>
            </w:r>
          </w:p>
        </w:tc>
      </w:tr>
      <w:tr w:rsidR="00506E17" w:rsidRPr="006C4D71" w14:paraId="73F83D8E" w14:textId="77777777" w:rsidTr="00907640">
        <w:tc>
          <w:tcPr>
            <w:tcW w:w="1150" w:type="dxa"/>
            <w:vAlign w:val="center"/>
          </w:tcPr>
          <w:p w14:paraId="67DBD968" w14:textId="4EB656E3" w:rsidR="00506E17" w:rsidRPr="00D04B30" w:rsidRDefault="00512440" w:rsidP="00253403">
            <w:pPr>
              <w:pStyle w:val="table"/>
            </w:pPr>
            <m:oMathPara>
              <m:oMath>
                <m:r>
                  <m:rPr>
                    <m:sty m:val="b"/>
                  </m:rPr>
                  <w:rPr>
                    <w:rFonts w:ascii="Cambria Math" w:hAnsi="Cambria Math" w:hint="eastAsia"/>
                  </w:rPr>
                  <m:t>SA</m:t>
                </m:r>
              </m:oMath>
            </m:oMathPara>
          </w:p>
        </w:tc>
        <w:tc>
          <w:tcPr>
            <w:tcW w:w="5654" w:type="dxa"/>
            <w:vAlign w:val="center"/>
          </w:tcPr>
          <w:p w14:paraId="7830674F" w14:textId="63BE79B1" w:rsidR="00506E17" w:rsidRPr="00D04B30" w:rsidRDefault="00E119D6" w:rsidP="00253403">
            <w:pPr>
              <w:pStyle w:val="table"/>
            </w:pPr>
            <w:r w:rsidRPr="00D04B30">
              <w:t xml:space="preserve">Structural </w:t>
            </w:r>
            <w:r w:rsidR="006827A2" w:rsidRPr="00D04B30">
              <w:t>ability</w:t>
            </w:r>
            <w:r w:rsidR="00D12ABA" w:rsidRPr="00D04B30">
              <w:t xml:space="preserve"> </w:t>
            </w:r>
            <w:r w:rsidR="00F2590C" w:rsidRPr="00D04B30">
              <w:t xml:space="preserve">score </w:t>
            </w:r>
            <w:r w:rsidR="00D12ABA" w:rsidRPr="00D04B30">
              <w:t>of a team</w:t>
            </w:r>
          </w:p>
        </w:tc>
      </w:tr>
      <w:tr w:rsidR="0076542A" w:rsidRPr="006C4D71" w14:paraId="61E71B1C" w14:textId="77777777" w:rsidTr="00907640">
        <w:tc>
          <w:tcPr>
            <w:tcW w:w="1150" w:type="dxa"/>
            <w:vAlign w:val="center"/>
          </w:tcPr>
          <w:p w14:paraId="155E542B" w14:textId="1760EBF4" w:rsidR="0076542A" w:rsidRPr="00D04B30" w:rsidRDefault="0076542A" w:rsidP="00253403">
            <w:pPr>
              <w:pStyle w:val="table"/>
            </w:pPr>
            <w:r w:rsidRPr="00D04B30">
              <w:rPr>
                <w:rFonts w:hint="eastAsia"/>
              </w:rPr>
              <w:t>C</w:t>
            </w:r>
            <w:r w:rsidRPr="00D04B30">
              <w:t>S</w:t>
            </w:r>
          </w:p>
        </w:tc>
        <w:tc>
          <w:tcPr>
            <w:tcW w:w="5654" w:type="dxa"/>
            <w:vAlign w:val="center"/>
          </w:tcPr>
          <w:p w14:paraId="5ECFB888" w14:textId="4DB8EDAF" w:rsidR="0076542A" w:rsidRPr="00D04B30" w:rsidRDefault="0076542A" w:rsidP="00253403">
            <w:pPr>
              <w:pStyle w:val="table"/>
            </w:pPr>
            <w:r w:rsidRPr="00D04B30">
              <w:t>Configurational ability s</w:t>
            </w:r>
            <w:r w:rsidR="00F2590C" w:rsidRPr="00D04B30">
              <w:t>core</w:t>
            </w:r>
            <w:r w:rsidRPr="00D04B30">
              <w:t xml:space="preserve"> of a team</w:t>
            </w:r>
          </w:p>
        </w:tc>
      </w:tr>
      <w:tr w:rsidR="0076542A" w:rsidRPr="006C4D71" w14:paraId="71F3B945" w14:textId="77777777" w:rsidTr="00907640">
        <w:tc>
          <w:tcPr>
            <w:tcW w:w="1150" w:type="dxa"/>
            <w:vAlign w:val="center"/>
          </w:tcPr>
          <w:p w14:paraId="7A07FBFA" w14:textId="38CB4FEA" w:rsidR="0076542A" w:rsidRPr="00D04B30" w:rsidRDefault="009B3F87" w:rsidP="00253403">
            <w:pPr>
              <w:pStyle w:val="table"/>
            </w:pPr>
            <w:r w:rsidRPr="00D04B30">
              <w:rPr>
                <w:rFonts w:hint="eastAsia"/>
              </w:rPr>
              <w:t>D</w:t>
            </w:r>
            <w:r w:rsidRPr="00D04B30">
              <w:t>N</w:t>
            </w:r>
          </w:p>
        </w:tc>
        <w:tc>
          <w:tcPr>
            <w:tcW w:w="5654" w:type="dxa"/>
            <w:vAlign w:val="center"/>
          </w:tcPr>
          <w:p w14:paraId="1F5A9ADC" w14:textId="6FBCEF37" w:rsidR="0076542A" w:rsidRPr="00D04B30" w:rsidRDefault="00AF5BF6" w:rsidP="00253403">
            <w:pPr>
              <w:pStyle w:val="table"/>
            </w:pPr>
            <w:r w:rsidRPr="00D04B30">
              <w:rPr>
                <w:rFonts w:hint="eastAsia"/>
              </w:rPr>
              <w:t>D</w:t>
            </w:r>
            <w:r w:rsidRPr="00D04B30">
              <w:t>ynamic ability score of a team</w:t>
            </w:r>
          </w:p>
        </w:tc>
      </w:tr>
    </w:tbl>
    <w:p w14:paraId="0852A60E" w14:textId="3EFA5E38" w:rsidR="00CF3EFD" w:rsidRDefault="00CF3EFD" w:rsidP="00253403">
      <w:pPr>
        <w:pStyle w:val="table"/>
      </w:pPr>
    </w:p>
    <w:p w14:paraId="05984E24" w14:textId="599B628E" w:rsidR="005076C9" w:rsidRPr="00862FDC" w:rsidRDefault="00CF3EFD" w:rsidP="000427C7">
      <w:pPr>
        <w:ind w:firstLine="511"/>
        <w:rPr>
          <w:rFonts w:eastAsia="黑体"/>
        </w:rPr>
      </w:pPr>
      <w:r>
        <w:br w:type="page"/>
      </w:r>
    </w:p>
    <w:p w14:paraId="1E04EC91" w14:textId="63E8FFB1" w:rsidR="007C1500" w:rsidRPr="00896675" w:rsidRDefault="004A31B7" w:rsidP="000427C7">
      <w:pPr>
        <w:pStyle w:val="1"/>
      </w:pPr>
      <w:bookmarkStart w:id="29" w:name="_Toc32705042"/>
      <w:bookmarkStart w:id="30" w:name="_Toc32879645"/>
      <w:r w:rsidRPr="00E96FDF">
        <w:lastRenderedPageBreak/>
        <w:t>Data Analysis</w:t>
      </w:r>
      <w:bookmarkEnd w:id="29"/>
      <w:bookmarkEnd w:id="30"/>
      <w:r w:rsidR="007C1500">
        <w:t xml:space="preserve">  </w:t>
      </w:r>
    </w:p>
    <w:p w14:paraId="7867FD7F" w14:textId="14A53770" w:rsidR="00427C23" w:rsidRDefault="00CF1EF1" w:rsidP="000427C7">
      <w:pPr>
        <w:pStyle w:val="2"/>
        <w:spacing w:before="35"/>
      </w:pPr>
      <w:bookmarkStart w:id="31" w:name="_Toc32705043"/>
      <w:bookmarkStart w:id="32" w:name="_Toc32879646"/>
      <w:r>
        <w:t>Create</w:t>
      </w:r>
      <w:r w:rsidR="00FC308F">
        <w:t xml:space="preserve"> Passin</w:t>
      </w:r>
      <w:r w:rsidR="00112383">
        <w:t>g</w:t>
      </w:r>
      <w:r>
        <w:t xml:space="preserve"> </w:t>
      </w:r>
      <w:r w:rsidR="00521077">
        <w:t>N</w:t>
      </w:r>
      <w:r>
        <w:t>etwork</w:t>
      </w:r>
      <w:bookmarkEnd w:id="31"/>
      <w:bookmarkEnd w:id="32"/>
    </w:p>
    <w:p w14:paraId="451D57B0" w14:textId="69E4A46A" w:rsidR="00D4224D" w:rsidRDefault="00D4224D" w:rsidP="00253403">
      <w:pPr>
        <w:pStyle w:val="table"/>
      </w:pPr>
      <w:r>
        <w:t xml:space="preserve">Table </w:t>
      </w:r>
      <w:r w:rsidR="00423E1F">
        <w:fldChar w:fldCharType="begin"/>
      </w:r>
      <w:r w:rsidR="00423E1F">
        <w:instrText xml:space="preserve"> SEQ Table \* ARABIC </w:instrText>
      </w:r>
      <w:r w:rsidR="00423E1F">
        <w:fldChar w:fldCharType="separate"/>
      </w:r>
      <w:r w:rsidR="00C5312E">
        <w:rPr>
          <w:noProof/>
        </w:rPr>
        <w:t>3</w:t>
      </w:r>
      <w:r w:rsidR="00423E1F">
        <w:rPr>
          <w:noProof/>
        </w:rPr>
        <w:fldChar w:fldCharType="end"/>
      </w:r>
      <w:r>
        <w:t xml:space="preserve"> : Example of pass event</w:t>
      </w:r>
    </w:p>
    <w:p w14:paraId="46368C90" w14:textId="77777777" w:rsidR="00DF270D" w:rsidRPr="00DF270D" w:rsidRDefault="00960C60" w:rsidP="009F3996">
      <w:pPr>
        <w:ind w:firstLineChars="0" w:firstLine="0"/>
      </w:pPr>
      <w:r w:rsidRPr="00960C60">
        <w:rPr>
          <w:rFonts w:hint="eastAsia"/>
          <w:noProof/>
        </w:rPr>
        <w:drawing>
          <wp:inline distT="0" distB="0" distL="0" distR="0" wp14:anchorId="5657A19E" wp14:editId="7AE0140B">
            <wp:extent cx="5274310" cy="166557"/>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6557"/>
                    </a:xfrm>
                    <a:prstGeom prst="rect">
                      <a:avLst/>
                    </a:prstGeom>
                    <a:noFill/>
                    <a:ln>
                      <a:noFill/>
                    </a:ln>
                  </pic:spPr>
                </pic:pic>
              </a:graphicData>
            </a:graphic>
          </wp:inline>
        </w:drawing>
      </w:r>
    </w:p>
    <w:p w14:paraId="35BB53AB" w14:textId="65C773A1" w:rsidR="0052112D" w:rsidRDefault="00B56680" w:rsidP="000427C7">
      <w:pPr>
        <w:ind w:firstLine="511"/>
      </w:pPr>
      <w:r>
        <w:t>Here is an</w:t>
      </w:r>
      <w:r w:rsidR="000A59BA">
        <w:t xml:space="preserve"> example of </w:t>
      </w:r>
      <w:r>
        <w:t xml:space="preserve">passing event in </w:t>
      </w:r>
      <w:r w:rsidR="00F04567" w:rsidRPr="009E626C">
        <w:rPr>
          <w:rFonts w:hint="eastAsia"/>
          <w:i/>
        </w:rPr>
        <w:t>full</w:t>
      </w:r>
      <w:r w:rsidR="00F04567" w:rsidRPr="009E626C">
        <w:rPr>
          <w:i/>
        </w:rPr>
        <w:t>events.csv</w:t>
      </w:r>
      <w:r w:rsidR="00F04567" w:rsidRPr="002613D4">
        <w:rPr>
          <w:rFonts w:hint="eastAsia"/>
        </w:rPr>
        <w:t>.</w:t>
      </w:r>
      <w:r w:rsidR="00594E62">
        <w:t xml:space="preserve"> </w:t>
      </w:r>
      <w:ins w:id="33" w:author="向 佳雯" w:date="2020-02-17T21:08:00Z">
        <w:r w:rsidR="007C06C7">
          <w:t xml:space="preserve">First, </w:t>
        </w:r>
      </w:ins>
      <w:r w:rsidR="0042749A">
        <w:t>we</w:t>
      </w:r>
      <w:r w:rsidR="00FD1AC4">
        <w:t xml:space="preserve"> record</w:t>
      </w:r>
      <w:r w:rsidR="00A33033">
        <w:t xml:space="preserve"> </w:t>
      </w:r>
      <w:r w:rsidR="00FD1AC4">
        <w:t xml:space="preserve">the </w:t>
      </w:r>
      <w:r w:rsidR="00DF3388">
        <w:t>passer</w:t>
      </w:r>
      <w:r w:rsidR="00BE13CE">
        <w:t xml:space="preserve"> (Huskies_D1)</w:t>
      </w:r>
      <w:r w:rsidR="00DF3388">
        <w:t xml:space="preserve"> and receiver</w:t>
      </w:r>
      <w:r w:rsidR="00BE13CE">
        <w:t xml:space="preserve"> (Huskies_F1)</w:t>
      </w:r>
      <w:r w:rsidR="00FD1AC4">
        <w:t xml:space="preserve"> </w:t>
      </w:r>
      <w:ins w:id="34" w:author="向 佳雯" w:date="2020-02-17T21:02:00Z">
        <w:r w:rsidR="00EF1947">
          <w:t>in</w:t>
        </w:r>
      </w:ins>
      <w:del w:id="35" w:author="向 佳雯" w:date="2020-02-17T21:02:00Z">
        <w:r w:rsidR="006639FC" w:rsidDel="00EF1947">
          <w:delText>of</w:delText>
        </w:r>
      </w:del>
      <w:r w:rsidR="006639FC">
        <w:t xml:space="preserve"> </w:t>
      </w:r>
      <w:r w:rsidR="0088200F">
        <w:t>all these passing event</w:t>
      </w:r>
      <w:r w:rsidR="006639FC">
        <w:t>s</w:t>
      </w:r>
      <w:ins w:id="36" w:author="向 佳雯" w:date="2020-02-17T21:02:00Z">
        <w:r w:rsidR="00EF1947">
          <w:rPr>
            <w:rFonts w:hint="eastAsia"/>
          </w:rPr>
          <w:t>.</w:t>
        </w:r>
      </w:ins>
      <w:del w:id="37" w:author="向 佳雯" w:date="2020-02-17T21:02:00Z">
        <w:r w:rsidR="00EE1430" w:rsidDel="00EF1947">
          <w:delText xml:space="preserve">, </w:delText>
        </w:r>
      </w:del>
      <w:del w:id="38" w:author="向 佳雯" w:date="2020-02-17T21:03:00Z">
        <w:r w:rsidR="00EE1430" w:rsidDel="00EF1947">
          <w:delText xml:space="preserve">and </w:delText>
        </w:r>
        <w:r w:rsidR="00C95600" w:rsidDel="00EF1947">
          <w:delText>consider them as one directed link</w:delText>
        </w:r>
        <w:r w:rsidR="00B224AD" w:rsidDel="00EF1947">
          <w:delText xml:space="preserve"> between these </w:delText>
        </w:r>
        <w:r w:rsidR="000F24A1" w:rsidDel="00EF1947">
          <w:delText>pair</w:delText>
        </w:r>
        <w:r w:rsidR="001201D7" w:rsidDel="00EF1947">
          <w:delText xml:space="preserve"> from passer to </w:delText>
        </w:r>
        <w:r w:rsidR="00C4333E" w:rsidDel="00EF1947">
          <w:delText>receiver</w:delText>
        </w:r>
        <w:r w:rsidR="005E140B" w:rsidDel="00EF1947">
          <w:delText>.</w:delText>
        </w:r>
      </w:del>
      <w:ins w:id="39" w:author="向 佳雯" w:date="2020-02-17T21:03:00Z">
        <w:r w:rsidR="00EF1947" w:rsidRPr="00EF1947">
          <w:rPr>
            <w:rFonts w:eastAsia="宋体"/>
            <w:szCs w:val="24"/>
          </w:rPr>
          <w:t xml:space="preserve"> </w:t>
        </w:r>
        <w:r w:rsidR="00EF1947" w:rsidRPr="00EF1947">
          <w:t xml:space="preserve">Then we establish a </w:t>
        </w:r>
      </w:ins>
      <w:del w:id="40" w:author="向 佳雯" w:date="2020-02-17T21:03:00Z">
        <w:r w:rsidR="00437CED" w:rsidDel="00EF1947">
          <w:delText>directed</w:delText>
        </w:r>
      </w:del>
      <w:r w:rsidR="00437CED">
        <w:t xml:space="preserve">directed </w:t>
      </w:r>
      <w:ins w:id="41" w:author="向 佳雯" w:date="2020-02-17T21:03:00Z">
        <w:r w:rsidR="00EF1947" w:rsidRPr="00EF1947">
          <w:t>lin</w:t>
        </w:r>
      </w:ins>
      <w:r w:rsidR="009A1A3E">
        <w:t>k</w:t>
      </w:r>
      <w:ins w:id="42" w:author="向 佳雯" w:date="2020-02-17T21:03:00Z">
        <w:r w:rsidR="00EF1947" w:rsidRPr="00EF1947">
          <w:t xml:space="preserve"> connection of the football trajectory between</w:t>
        </w:r>
        <w:r w:rsidR="00EF1947">
          <w:t xml:space="preserve"> </w:t>
        </w:r>
        <w:r w:rsidR="00EF1947" w:rsidRPr="00EF1947">
          <w:t>the receiver and the passer in the data.</w:t>
        </w:r>
      </w:ins>
      <w:r w:rsidR="00437CED">
        <w:t xml:space="preserve"> </w:t>
      </w:r>
      <w:del w:id="43" w:author="向 佳雯" w:date="2020-02-17T21:03:00Z">
        <w:r w:rsidR="00B42A6C" w:rsidDel="00EF1947">
          <w:delText xml:space="preserve"> </w:delText>
        </w:r>
      </w:del>
      <w:r w:rsidR="00BE1E37">
        <w:t>For each pair of teammates, we count the number of their links.</w:t>
      </w:r>
    </w:p>
    <w:p w14:paraId="396D452F" w14:textId="080BFB21" w:rsidR="00E44E62" w:rsidRDefault="007C06C7" w:rsidP="000427C7">
      <w:pPr>
        <w:ind w:firstLine="511"/>
      </w:pPr>
      <w:ins w:id="44" w:author="向 佳雯" w:date="2020-02-17T21:08:00Z">
        <w:r>
          <w:t>Second</w:t>
        </w:r>
      </w:ins>
      <w:ins w:id="45" w:author="向 佳雯" w:date="2020-02-17T21:07:00Z">
        <w:r>
          <w:t xml:space="preserve">, </w:t>
        </w:r>
      </w:ins>
      <w:r w:rsidR="0042749A">
        <w:t>we</w:t>
      </w:r>
      <w:r w:rsidR="008C2D5C">
        <w:t xml:space="preserve"> try</w:t>
      </w:r>
      <w:r w:rsidR="00D52D88">
        <w:t xml:space="preserve"> to find the</w:t>
      </w:r>
      <w:r w:rsidR="000E6738">
        <w:t xml:space="preserve"> </w:t>
      </w:r>
      <w:r w:rsidR="004C4040">
        <w:t xml:space="preserve">average </w:t>
      </w:r>
      <w:r w:rsidR="00D4224D">
        <w:rPr>
          <w:rFonts w:hint="eastAsia"/>
        </w:rPr>
        <w:t>position</w:t>
      </w:r>
      <w:r w:rsidR="00D4224D">
        <w:t xml:space="preserve"> </w:t>
      </w:r>
      <w:r w:rsidR="00F10799">
        <w:t>of all the</w:t>
      </w:r>
      <w:r w:rsidR="00594A24">
        <w:t xml:space="preserve"> players</w:t>
      </w:r>
      <w:r w:rsidR="000E6738">
        <w:t xml:space="preserve"> in games</w:t>
      </w:r>
      <w:r w:rsidR="00594A24">
        <w:t>.</w:t>
      </w:r>
      <w:r w:rsidR="002B4532">
        <w:t xml:space="preserve"> </w:t>
      </w:r>
      <w:r w:rsidR="0035176A">
        <w:t xml:space="preserve">We </w:t>
      </w:r>
      <w:r w:rsidR="000A4F07">
        <w:t xml:space="preserve">record </w:t>
      </w:r>
      <w:ins w:id="46" w:author="向 佳雯" w:date="2020-02-17T21:04:00Z">
        <w:r w:rsidR="00EF1947">
          <w:t xml:space="preserve">the position </w:t>
        </w:r>
      </w:ins>
      <w:ins w:id="47" w:author="向 佳雯" w:date="2020-02-17T21:06:00Z">
        <w:r w:rsidRPr="007C06C7">
          <w:t>of the passer and the receiver when there are passing events happen between them.</w:t>
        </w:r>
        <w:r>
          <w:t xml:space="preserve"> </w:t>
        </w:r>
      </w:ins>
      <w:del w:id="48" w:author="向 佳雯" w:date="2020-02-17T21:04:00Z">
        <w:r w:rsidR="000A4F07" w:rsidDel="00EF1947">
          <w:delText>places</w:delText>
        </w:r>
      </w:del>
      <w:del w:id="49" w:author="向 佳雯" w:date="2020-02-17T21:05:00Z">
        <w:r w:rsidR="000A4F07" w:rsidDel="00EF1947">
          <w:delText xml:space="preserve"> of each player when there are</w:delText>
        </w:r>
        <w:r w:rsidR="007D0ED4" w:rsidDel="00EF1947">
          <w:delText xml:space="preserve"> passing</w:delText>
        </w:r>
        <w:r w:rsidR="000A4F07" w:rsidDel="00EF1947">
          <w:delText xml:space="preserve"> events happen to them.</w:delText>
        </w:r>
        <w:r w:rsidR="006129A0" w:rsidDel="00EF1947">
          <w:delText xml:space="preserve"> </w:delText>
        </w:r>
      </w:del>
      <w:r w:rsidR="00583F87">
        <w:t>And calculate th</w:t>
      </w:r>
      <w:r w:rsidR="00FE3E54">
        <w:t xml:space="preserve">e average </w:t>
      </w:r>
      <w:ins w:id="50" w:author="向 佳雯" w:date="2020-02-17T21:06:00Z">
        <w:r>
          <w:t>position</w:t>
        </w:r>
      </w:ins>
      <w:del w:id="51" w:author="向 佳雯" w:date="2020-02-17T21:06:00Z">
        <w:r w:rsidR="00FE3E54" w:rsidDel="007C06C7">
          <w:delText>place</w:delText>
        </w:r>
      </w:del>
      <w:r w:rsidR="00FE3E54">
        <w:t xml:space="preserve"> of each player:</w:t>
      </w:r>
    </w:p>
    <w:p w14:paraId="200FA570" w14:textId="494FCE4D" w:rsidR="00E44E62" w:rsidRPr="00C319B3" w:rsidRDefault="0042749A" w:rsidP="000427C7">
      <w:pPr>
        <w:ind w:firstLine="511"/>
      </w:pPr>
      <m:oMathPara>
        <m:oMath>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nary>
            </m:num>
            <m:den>
              <m:r>
                <w:rPr>
                  <w:rFonts w:ascii="Cambria Math" w:hAnsi="Cambria Math"/>
                </w:rPr>
                <m:t>n</m:t>
              </m:r>
            </m:den>
          </m:f>
        </m:oMath>
      </m:oMathPara>
    </w:p>
    <w:p w14:paraId="2CF25117" w14:textId="0DAEC340" w:rsidR="00C319B3" w:rsidRDefault="0042749A" w:rsidP="000427C7">
      <w:pPr>
        <w:ind w:firstLine="511"/>
      </w:pPr>
      <m:oMath>
        <m:d>
          <m:dPr>
            <m:ctrlPr>
              <w:rPr>
                <w:rFonts w:ascii="Cambria Math" w:hAnsi="Cambria Math"/>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y</m:t>
                </m:r>
              </m:e>
            </m:acc>
            <m:ctrlPr>
              <w:rPr>
                <w:rFonts w:ascii="Cambria Math" w:hAnsi="Cambria Math"/>
                <w:i/>
              </w:rPr>
            </m:ctrlPr>
          </m:e>
        </m:d>
      </m:oMath>
      <w:r w:rsidR="003A68FA">
        <w:rPr>
          <w:rFonts w:hint="eastAsia"/>
        </w:rPr>
        <w:t xml:space="preserve"> i</w:t>
      </w:r>
      <w:r w:rsidR="003A68FA">
        <w:t xml:space="preserve">s the average position which is calculated from </w:t>
      </w:r>
      <m:oMath>
        <m:r>
          <w:rPr>
            <w:rFonts w:ascii="Cambria Math" w:hAnsi="Cambria Math"/>
          </w:rPr>
          <m:t>n</m:t>
        </m:r>
      </m:oMath>
      <w:r w:rsidR="003A68FA">
        <w:t xml:space="preserve"> different recorded positions</w:t>
      </w:r>
      <w:r w:rsidR="00011FF2">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3A68FA">
        <w:t>.</w:t>
      </w:r>
    </w:p>
    <w:p w14:paraId="6E859B6A" w14:textId="075A638F" w:rsidR="00C01DDD" w:rsidRDefault="004216A8" w:rsidP="000427C7">
      <w:pPr>
        <w:ind w:firstLine="511"/>
      </w:pPr>
      <w:r>
        <w:t xml:space="preserve">For example, </w:t>
      </w:r>
      <w:r w:rsidR="00DC315F">
        <w:t>we will record (34,</w:t>
      </w:r>
      <w:r w:rsidR="00D071A3">
        <w:t xml:space="preserve"> </w:t>
      </w:r>
      <w:r w:rsidR="00DC315F">
        <w:t xml:space="preserve">97) as one </w:t>
      </w:r>
      <w:del w:id="52" w:author="向 佳雯" w:date="2020-02-17T21:06:00Z">
        <w:r w:rsidR="00DC315F" w:rsidDel="007C06C7">
          <w:delText>place</w:delText>
        </w:r>
      </w:del>
      <w:ins w:id="53" w:author="向 佳雯" w:date="2020-02-17T21:06:00Z">
        <w:r w:rsidR="007C06C7">
          <w:t>position</w:t>
        </w:r>
      </w:ins>
      <w:r w:rsidR="00DC315F">
        <w:t xml:space="preserve"> of Huskies_D1, and record (59,</w:t>
      </w:r>
      <w:r w:rsidR="00AD6373">
        <w:t xml:space="preserve"> </w:t>
      </w:r>
      <w:r w:rsidR="00DC315F">
        <w:t xml:space="preserve">95) as one </w:t>
      </w:r>
      <w:del w:id="54" w:author="向 佳雯" w:date="2020-02-17T21:06:00Z">
        <w:r w:rsidR="00DC315F" w:rsidDel="007C06C7">
          <w:delText xml:space="preserve">place </w:delText>
        </w:r>
      </w:del>
      <w:ins w:id="55" w:author="向 佳雯" w:date="2020-02-17T21:06:00Z">
        <w:r w:rsidR="007C06C7">
          <w:t xml:space="preserve">position </w:t>
        </w:r>
      </w:ins>
      <w:r w:rsidR="00DC315F">
        <w:t>of Huskies_F1.</w:t>
      </w:r>
      <w:r w:rsidR="009B189B">
        <w:t xml:space="preserve"> </w:t>
      </w:r>
      <w:r w:rsidR="009B189B" w:rsidRPr="009B189B">
        <w:t>The x-coordinate</w:t>
      </w:r>
      <w:r w:rsidR="009B189B">
        <w:t xml:space="preserve"> 34 and 59</w:t>
      </w:r>
      <w:r w:rsidR="009B189B" w:rsidRPr="009B189B">
        <w:t xml:space="preserve"> </w:t>
      </w:r>
      <w:r w:rsidR="003367FC">
        <w:t>are</w:t>
      </w:r>
      <w:r w:rsidR="009B189B" w:rsidRPr="009B189B">
        <w:t xml:space="preserve"> oriented from the perspective of the attacking team, where 0 indicates the team's own goal, and 100 indicates the opposition team's goal.</w:t>
      </w:r>
      <w:r w:rsidR="00713D9E" w:rsidRPr="00713D9E">
        <w:t xml:space="preserve"> The y-coordinate</w:t>
      </w:r>
      <w:r w:rsidR="00713D9E">
        <w:t xml:space="preserve"> 97 and 95</w:t>
      </w:r>
      <w:r w:rsidR="00AD2921">
        <w:t xml:space="preserve"> </w:t>
      </w:r>
      <w:r w:rsidR="00AD2921">
        <w:rPr>
          <w:rFonts w:hint="eastAsia"/>
        </w:rPr>
        <w:t>are</w:t>
      </w:r>
      <w:r w:rsidR="00713D9E" w:rsidRPr="00713D9E">
        <w:t xml:space="preserve"> oriented from the perspective of the attacking team, where 0 indicates the team's left-hand side, and 100 indicates the team's right-hand side.</w:t>
      </w:r>
    </w:p>
    <w:p w14:paraId="16A8189D" w14:textId="6BD96C1A" w:rsidR="00DC1073" w:rsidRDefault="007C06C7" w:rsidP="000427C7">
      <w:pPr>
        <w:ind w:firstLine="511"/>
      </w:pPr>
      <w:ins w:id="56" w:author="向 佳雯" w:date="2020-02-17T21:08:00Z">
        <w:r>
          <w:t xml:space="preserve">Third, </w:t>
        </w:r>
      </w:ins>
      <w:r w:rsidR="005005EC">
        <w:t>we</w:t>
      </w:r>
      <w:r w:rsidR="005C30B6">
        <w:t xml:space="preserve"> want to </w:t>
      </w:r>
      <w:r w:rsidR="006427D6">
        <w:t xml:space="preserve">find out the </w:t>
      </w:r>
      <w:r w:rsidR="00207907">
        <w:t>crucial chain when team</w:t>
      </w:r>
      <w:r w:rsidR="006427D6">
        <w:t xml:space="preserve"> attack</w:t>
      </w:r>
      <w:r w:rsidR="00207907">
        <w:t>s</w:t>
      </w:r>
      <w:r w:rsidR="006427D6">
        <w:t>.</w:t>
      </w:r>
      <w:r w:rsidR="00B17C03">
        <w:t xml:space="preserve"> </w:t>
      </w:r>
      <w:r w:rsidR="00783DD5">
        <w:t xml:space="preserve">A chain means </w:t>
      </w:r>
      <w:r w:rsidR="009807FD">
        <w:t>a</w:t>
      </w:r>
      <w:r w:rsidR="009807FD" w:rsidRPr="009807FD">
        <w:t xml:space="preserve"> continuous pass </w:t>
      </w:r>
      <w:del w:id="57" w:author="向 佳雯" w:date="2020-02-17T21:08:00Z">
        <w:r w:rsidR="009807FD" w:rsidRPr="009807FD" w:rsidDel="007C06C7">
          <w:delText>match</w:delText>
        </w:r>
      </w:del>
      <w:ins w:id="58" w:author="向 佳雯" w:date="2020-02-17T21:08:00Z">
        <w:r>
          <w:t>pat</w:t>
        </w:r>
      </w:ins>
      <w:ins w:id="59" w:author="向 佳雯" w:date="2020-02-17T21:09:00Z">
        <w:r>
          <w:t>h</w:t>
        </w:r>
      </w:ins>
      <w:r w:rsidR="00390EF1">
        <w:t>.</w:t>
      </w:r>
      <w:r w:rsidR="00BF61A0">
        <w:t xml:space="preserve"> A crucial chain means a continuous pass </w:t>
      </w:r>
      <w:del w:id="60" w:author="向 佳雯" w:date="2020-02-17T21:09:00Z">
        <w:r w:rsidR="00BF61A0" w:rsidDel="007C06C7">
          <w:delText xml:space="preserve">match </w:delText>
        </w:r>
      </w:del>
      <w:ins w:id="61" w:author="向 佳雯" w:date="2020-02-17T21:09:00Z">
        <w:r>
          <w:t xml:space="preserve">path </w:t>
        </w:r>
      </w:ins>
      <w:r w:rsidR="00AE4323">
        <w:t xml:space="preserve">in </w:t>
      </w:r>
      <w:r w:rsidR="00B65967">
        <w:t>which</w:t>
      </w:r>
      <w:r w:rsidR="007B3870">
        <w:t xml:space="preserve"> the final player </w:t>
      </w:r>
      <w:r w:rsidR="00F53442">
        <w:t>has</w:t>
      </w:r>
      <w:r w:rsidR="007B3870">
        <w:t xml:space="preserve"> a</w:t>
      </w:r>
      <w:r w:rsidR="003A4ED8">
        <w:t xml:space="preserve"> chance to</w:t>
      </w:r>
      <w:r w:rsidR="007B3870">
        <w:t xml:space="preserve"> sho</w:t>
      </w:r>
      <w:ins w:id="62" w:author="向 佳雯" w:date="2020-02-17T21:11:00Z">
        <w:r>
          <w:t>o</w:t>
        </w:r>
      </w:ins>
      <w:r w:rsidR="007B3870">
        <w:t>t.</w:t>
      </w:r>
      <w:r w:rsidR="00EB7C9E">
        <w:t xml:space="preserve"> </w:t>
      </w:r>
      <w:r w:rsidR="00BF0DC0">
        <w:t xml:space="preserve">We </w:t>
      </w:r>
      <w:ins w:id="63" w:author="向 佳雯" w:date="2020-02-17T21:11:00Z">
        <w:r>
          <w:t xml:space="preserve">also </w:t>
        </w:r>
      </w:ins>
      <w:r w:rsidR="00BF0DC0">
        <w:t xml:space="preserve">consider the </w:t>
      </w:r>
      <w:r w:rsidR="005F1EAA">
        <w:t>gate</w:t>
      </w:r>
      <w:r w:rsidR="00BF0DC0">
        <w:t xml:space="preserve"> of </w:t>
      </w:r>
      <w:r w:rsidR="00D528AA">
        <w:t>opponents</w:t>
      </w:r>
      <w:r w:rsidR="00BF0DC0">
        <w:t xml:space="preserve"> </w:t>
      </w:r>
      <w:ins w:id="64" w:author="向 佳雯" w:date="2020-02-17T21:12:00Z">
        <w:r>
          <w:t xml:space="preserve">as </w:t>
        </w:r>
      </w:ins>
      <w:del w:id="65" w:author="向 佳雯" w:date="2020-02-17T21:12:00Z">
        <w:r w:rsidR="00BF0DC0" w:rsidDel="007C06C7">
          <w:delText>is</w:delText>
        </w:r>
      </w:del>
      <w:del w:id="66" w:author="向 佳雯" w:date="2020-02-17T21:11:00Z">
        <w:r w:rsidR="00BF0DC0" w:rsidDel="007C06C7">
          <w:delText xml:space="preserve">also </w:delText>
        </w:r>
      </w:del>
      <w:r w:rsidR="00BF0DC0">
        <w:t xml:space="preserve">a </w:t>
      </w:r>
      <w:r w:rsidR="00A911B9">
        <w:t>player</w:t>
      </w:r>
      <w:r w:rsidR="00777659">
        <w:t>.</w:t>
      </w:r>
      <w:r w:rsidR="00D92649">
        <w:t xml:space="preserve"> The shot event means</w:t>
      </w:r>
      <w:r w:rsidR="00B90D52">
        <w:t xml:space="preserve"> </w:t>
      </w:r>
      <w:r w:rsidR="00D92649">
        <w:t>pass</w:t>
      </w:r>
      <w:r w:rsidR="00B90D52">
        <w:t>ing</w:t>
      </w:r>
      <w:r w:rsidR="00D92649">
        <w:t xml:space="preserve"> </w:t>
      </w:r>
      <w:ins w:id="67" w:author="向 佳雯" w:date="2020-02-17T21:12:00Z">
        <w:r>
          <w:t xml:space="preserve">the </w:t>
        </w:r>
      </w:ins>
      <w:r w:rsidR="00D92649">
        <w:t xml:space="preserve">ball to </w:t>
      </w:r>
      <w:r w:rsidR="00B90D52">
        <w:t xml:space="preserve">the </w:t>
      </w:r>
      <w:del w:id="68" w:author="向 佳雯" w:date="2020-02-17T21:12:00Z">
        <w:r w:rsidR="00083DBA" w:rsidDel="007C06C7">
          <w:delText xml:space="preserve">gate </w:delText>
        </w:r>
      </w:del>
      <w:r w:rsidR="00D07EAD">
        <w:t>gate</w:t>
      </w:r>
      <w:ins w:id="69" w:author="向 佳雯" w:date="2020-02-17T21:12:00Z">
        <w:r>
          <w:t xml:space="preserve"> </w:t>
        </w:r>
      </w:ins>
      <w:r w:rsidR="00083DBA">
        <w:t xml:space="preserve">and the </w:t>
      </w:r>
      <w:del w:id="70" w:author="向 佳雯" w:date="2020-02-17T21:13:00Z">
        <w:r w:rsidR="00083DBA" w:rsidDel="007C06C7">
          <w:delText>gate place</w:delText>
        </w:r>
      </w:del>
      <w:ins w:id="71" w:author="向 佳雯" w:date="2020-02-17T21:13:00Z">
        <w:r>
          <w:t xml:space="preserve">position of </w:t>
        </w:r>
      </w:ins>
      <w:r w:rsidR="00D07EAD">
        <w:t>gate</w:t>
      </w:r>
      <w:r w:rsidR="00083DBA">
        <w:t xml:space="preserve"> is always (100</w:t>
      </w:r>
      <w:r w:rsidR="005005EC">
        <w:t>, 50</w:t>
      </w:r>
      <w:r w:rsidR="00083DBA">
        <w:t>).</w:t>
      </w:r>
    </w:p>
    <w:p w14:paraId="3EF04324" w14:textId="3D74D41D" w:rsidR="007C06C7" w:rsidRPr="007C06C7" w:rsidRDefault="00DC6D2C" w:rsidP="007C06C7">
      <w:pPr>
        <w:ind w:firstLine="511"/>
        <w:rPr>
          <w:ins w:id="72" w:author="向 佳雯" w:date="2020-02-17T21:14:00Z"/>
        </w:rPr>
      </w:pPr>
      <w:r>
        <w:t xml:space="preserve">With position data and passing data, </w:t>
      </w:r>
      <w:del w:id="73" w:author="向 佳雯" w:date="2020-02-17T21:14:00Z">
        <w:r w:rsidDel="007C06C7">
          <w:delText>we draw the</w:delText>
        </w:r>
        <w:r w:rsidR="008230F5" w:rsidDel="007C06C7">
          <w:delText xml:space="preserve"> Huskies</w:delText>
        </w:r>
        <w:r w:rsidDel="007C06C7">
          <w:delText xml:space="preserve"> network</w:delText>
        </w:r>
        <w:r w:rsidR="00802181" w:rsidDel="007C06C7">
          <w:delText xml:space="preserve"> </w:delText>
        </w:r>
        <w:r w:rsidR="00802181" w:rsidDel="007C06C7">
          <w:rPr>
            <w:rFonts w:hint="eastAsia"/>
          </w:rPr>
          <w:delText>o</w:delText>
        </w:r>
        <w:r w:rsidR="00802181" w:rsidDel="007C06C7">
          <w:delText>f first match</w:delText>
        </w:r>
        <w:r w:rsidDel="007C06C7">
          <w:delText xml:space="preserve"> as </w:delText>
        </w:r>
        <w:r w:rsidR="00827541" w:rsidDel="007C06C7">
          <w:delText>fol</w:delText>
        </w:r>
        <w:r w:rsidDel="007C06C7">
          <w:delText>low:</w:delText>
        </w:r>
      </w:del>
      <w:r w:rsidR="00D07EAD">
        <w:t>w</w:t>
      </w:r>
      <w:ins w:id="74" w:author="向 佳雯" w:date="2020-02-17T21:14:00Z">
        <w:r w:rsidR="007C06C7" w:rsidRPr="007C06C7">
          <w:t>e plot the passing network of the Huskies in the first match as follow:</w:t>
        </w:r>
      </w:ins>
    </w:p>
    <w:p w14:paraId="233C6167" w14:textId="0579876A" w:rsidR="00976C9E" w:rsidRDefault="00976C9E" w:rsidP="00253403">
      <w:pPr>
        <w:pStyle w:val="table"/>
      </w:pPr>
      <w:r>
        <w:t xml:space="preserve">Figure </w:t>
      </w:r>
      <w:r w:rsidR="00363419">
        <w:fldChar w:fldCharType="begin"/>
      </w:r>
      <w:r w:rsidR="00363419">
        <w:instrText xml:space="preserve"> SEQ Figure \* ARABIC </w:instrText>
      </w:r>
      <w:r w:rsidR="00363419">
        <w:fldChar w:fldCharType="separate"/>
      </w:r>
      <w:r w:rsidR="00C5312E">
        <w:rPr>
          <w:noProof/>
        </w:rPr>
        <w:t>2</w:t>
      </w:r>
      <w:r w:rsidR="00363419">
        <w:fldChar w:fldCharType="end"/>
      </w:r>
      <w:r>
        <w:t xml:space="preserve"> : </w:t>
      </w:r>
      <w:r w:rsidR="00A75519">
        <w:t xml:space="preserve">Huskies </w:t>
      </w:r>
      <w:r w:rsidR="00BC53FF">
        <w:t>n</w:t>
      </w:r>
      <w:r>
        <w:t>etwork of first match</w:t>
      </w:r>
    </w:p>
    <w:p w14:paraId="5E71703A" w14:textId="77777777" w:rsidR="00BE62BE" w:rsidRDefault="00DF7B29" w:rsidP="00D07EAD">
      <w:pPr>
        <w:ind w:firstLine="511"/>
        <w:jc w:val="center"/>
      </w:pPr>
      <w:r w:rsidRPr="00DF7B29">
        <w:rPr>
          <w:noProof/>
        </w:rPr>
        <w:drawing>
          <wp:inline distT="0" distB="0" distL="0" distR="0" wp14:anchorId="016DEE8C" wp14:editId="7340306E">
            <wp:extent cx="3962825" cy="2584450"/>
            <wp:effectExtent l="0" t="0" r="0" b="6350"/>
            <wp:docPr id="7" name="图片 7" descr="C:\Users\HASEE\Deskt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EE\Desktop\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4618" cy="2598663"/>
                    </a:xfrm>
                    <a:prstGeom prst="rect">
                      <a:avLst/>
                    </a:prstGeom>
                    <a:noFill/>
                    <a:ln>
                      <a:noFill/>
                    </a:ln>
                  </pic:spPr>
                </pic:pic>
              </a:graphicData>
            </a:graphic>
          </wp:inline>
        </w:drawing>
      </w:r>
    </w:p>
    <w:p w14:paraId="40EB49AC" w14:textId="4CF20252" w:rsidR="00777278" w:rsidRPr="00966348" w:rsidRDefault="007C06C7" w:rsidP="00966348">
      <w:pPr>
        <w:ind w:firstLine="511"/>
        <w:rPr>
          <w:bCs/>
        </w:rPr>
      </w:pPr>
      <w:ins w:id="75" w:author="向 佳雯" w:date="2020-02-17T21:14:00Z">
        <w:r>
          <w:lastRenderedPageBreak/>
          <w:t xml:space="preserve">In Figure 2, </w:t>
        </w:r>
      </w:ins>
      <w:r w:rsidR="00D07EAD">
        <w:t>a</w:t>
      </w:r>
      <w:r w:rsidR="00D14314">
        <w:t xml:space="preserve"> r</w:t>
      </w:r>
      <w:r w:rsidR="002D1EAD">
        <w:t xml:space="preserve">ed star </w:t>
      </w:r>
      <w:del w:id="76" w:author="向 佳雯" w:date="2020-02-17T21:15:00Z">
        <w:r w:rsidR="002D1EAD" w:rsidDel="007C06C7">
          <w:delText xml:space="preserve">means </w:delText>
        </w:r>
      </w:del>
      <w:ins w:id="77" w:author="向 佳雯" w:date="2020-02-17T21:15:00Z">
        <w:r>
          <w:t xml:space="preserve">represents </w:t>
        </w:r>
      </w:ins>
      <w:r w:rsidR="002D1EAD">
        <w:t>a player.</w:t>
      </w:r>
      <w:r w:rsidR="00746604">
        <w:t xml:space="preserve"> </w:t>
      </w:r>
      <w:r w:rsidR="00DA7D04">
        <w:t>A r</w:t>
      </w:r>
      <w:r w:rsidR="00746604">
        <w:rPr>
          <w:rFonts w:hint="eastAsia"/>
        </w:rPr>
        <w:t>ed</w:t>
      </w:r>
      <w:r w:rsidR="00746604">
        <w:t xml:space="preserve"> word a</w:t>
      </w:r>
      <w:r w:rsidR="003C39BC">
        <w:t>long</w:t>
      </w:r>
      <w:r w:rsidR="004C3CE9">
        <w:t>side</w:t>
      </w:r>
      <w:r w:rsidR="003C39BC">
        <w:t xml:space="preserve"> the star is</w:t>
      </w:r>
      <w:ins w:id="78" w:author="向 佳雯" w:date="2020-02-17T21:15:00Z">
        <w:r>
          <w:t xml:space="preserve"> the</w:t>
        </w:r>
      </w:ins>
      <w:r w:rsidR="009748B9">
        <w:t xml:space="preserve"> name of the</w:t>
      </w:r>
      <w:r w:rsidR="00746604">
        <w:t xml:space="preserve"> player.</w:t>
      </w:r>
      <w:r w:rsidR="00BC775F">
        <w:t xml:space="preserve"> </w:t>
      </w:r>
      <w:del w:id="79" w:author="向 佳雯" w:date="2020-02-17T21:15:00Z">
        <w:r w:rsidR="00106A70" w:rsidDel="007C06C7">
          <w:delText xml:space="preserve">Blue </w:delText>
        </w:r>
        <w:r w:rsidR="0074096F" w:rsidDel="007C06C7">
          <w:delText>directed link between a pair of stars means</w:delText>
        </w:r>
        <w:r w:rsidR="00D95E68" w:rsidDel="007C06C7">
          <w:delText xml:space="preserve"> </w:delText>
        </w:r>
        <w:r w:rsidR="00547CE9" w:rsidDel="007C06C7">
          <w:delText xml:space="preserve">the pass between passer and receiver. </w:delText>
        </w:r>
      </w:del>
      <w:ins w:id="80" w:author="向 佳雯" w:date="2020-02-17T21:15:00Z">
        <w:r w:rsidRPr="007C06C7">
          <w:rPr>
            <w:bCs/>
          </w:rPr>
          <w:t xml:space="preserve">A </w:t>
        </w:r>
        <w:r>
          <w:rPr>
            <w:bCs/>
          </w:rPr>
          <w:t>b</w:t>
        </w:r>
        <w:r w:rsidRPr="007C06C7">
          <w:rPr>
            <w:bCs/>
          </w:rPr>
          <w:t xml:space="preserve">lue </w:t>
        </w:r>
      </w:ins>
      <w:r w:rsidR="00D07EAD">
        <w:rPr>
          <w:bCs/>
        </w:rPr>
        <w:t>link</w:t>
      </w:r>
      <w:ins w:id="81" w:author="向 佳雯" w:date="2020-02-17T21:15:00Z">
        <w:r w:rsidRPr="007C06C7">
          <w:rPr>
            <w:bCs/>
          </w:rPr>
          <w:t xml:space="preserve"> between a pair of stars refers to the</w:t>
        </w:r>
      </w:ins>
      <w:ins w:id="82" w:author="向 佳雯" w:date="2020-02-17T21:16:00Z">
        <w:r w:rsidR="00966348">
          <w:rPr>
            <w:bCs/>
          </w:rPr>
          <w:t xml:space="preserve"> pass path</w:t>
        </w:r>
      </w:ins>
      <w:ins w:id="83" w:author="向 佳雯" w:date="2020-02-17T21:15:00Z">
        <w:r w:rsidRPr="007C06C7">
          <w:rPr>
            <w:bCs/>
          </w:rPr>
          <w:t xml:space="preserve"> between a passer and a receiver. </w:t>
        </w:r>
      </w:ins>
      <w:r w:rsidR="005B2ED0" w:rsidRPr="005B2ED0">
        <w:t xml:space="preserve">The </w:t>
      </w:r>
      <w:r w:rsidR="005B2ED0">
        <w:t>star</w:t>
      </w:r>
      <w:r w:rsidR="005B2ED0" w:rsidRPr="005B2ED0">
        <w:t xml:space="preserve"> indicated by the arrow is</w:t>
      </w:r>
      <w:r w:rsidR="00305845">
        <w:t xml:space="preserve"> </w:t>
      </w:r>
      <w:ins w:id="84" w:author="向 佳雯" w:date="2020-02-17T21:17:00Z">
        <w:r w:rsidR="00966348">
          <w:t xml:space="preserve">a </w:t>
        </w:r>
      </w:ins>
      <w:r w:rsidR="00305845">
        <w:t>receiver.</w:t>
      </w:r>
      <w:r w:rsidR="00E05CE2">
        <w:t xml:space="preserve"> </w:t>
      </w:r>
      <w:ins w:id="85" w:author="向 佳雯" w:date="2020-02-17T21:17:00Z">
        <w:r w:rsidR="00966348">
          <w:t>The t</w:t>
        </w:r>
      </w:ins>
      <w:del w:id="86" w:author="向 佳雯" w:date="2020-02-17T21:17:00Z">
        <w:r w:rsidR="004A56F4" w:rsidRPr="004A56F4" w:rsidDel="00966348">
          <w:delText>T</w:delText>
        </w:r>
      </w:del>
      <w:r w:rsidR="004A56F4" w:rsidRPr="004A56F4">
        <w:t>hickness</w:t>
      </w:r>
      <w:r w:rsidR="004A56F4">
        <w:t xml:space="preserve"> of </w:t>
      </w:r>
      <w:del w:id="87" w:author="向 佳雯" w:date="2020-02-17T21:17:00Z">
        <w:r w:rsidR="004A56F4" w:rsidDel="00966348">
          <w:delText>links</w:delText>
        </w:r>
        <w:r w:rsidR="004A56F4" w:rsidRPr="004A56F4" w:rsidDel="00966348">
          <w:delText xml:space="preserve"> </w:delText>
        </w:r>
      </w:del>
      <w:ins w:id="88" w:author="向 佳雯" w:date="2020-02-17T21:17:00Z">
        <w:r w:rsidR="00966348">
          <w:t xml:space="preserve">the </w:t>
        </w:r>
      </w:ins>
      <w:r w:rsidR="00AC311E">
        <w:t>links</w:t>
      </w:r>
      <w:ins w:id="89" w:author="向 佳雯" w:date="2020-02-17T21:17:00Z">
        <w:r w:rsidR="00966348" w:rsidRPr="004A56F4">
          <w:t xml:space="preserve"> </w:t>
        </w:r>
      </w:ins>
      <w:r w:rsidR="004A56F4" w:rsidRPr="004A56F4">
        <w:t xml:space="preserve">represents the number of </w:t>
      </w:r>
      <w:ins w:id="90" w:author="向 佳雯" w:date="2020-02-17T21:17:00Z">
        <w:r w:rsidR="00966348">
          <w:t xml:space="preserve">the </w:t>
        </w:r>
      </w:ins>
      <w:r w:rsidR="004A56F4" w:rsidRPr="004A56F4">
        <w:t>pass</w:t>
      </w:r>
      <w:ins w:id="91" w:author="向 佳雯" w:date="2020-02-17T21:17:00Z">
        <w:r w:rsidR="00966348">
          <w:t>ing events</w:t>
        </w:r>
      </w:ins>
      <w:del w:id="92" w:author="向 佳雯" w:date="2020-02-17T21:17:00Z">
        <w:r w:rsidR="004A56F4" w:rsidRPr="004A56F4" w:rsidDel="00966348">
          <w:delText>es</w:delText>
        </w:r>
      </w:del>
      <w:r w:rsidR="00037398">
        <w:t xml:space="preserve">. The </w:t>
      </w:r>
      <w:r w:rsidR="00171A09">
        <w:t>thicker</w:t>
      </w:r>
      <w:ins w:id="93" w:author="向 佳雯" w:date="2020-02-17T21:17:00Z">
        <w:r w:rsidR="00966348">
          <w:t xml:space="preserve"> th</w:t>
        </w:r>
      </w:ins>
      <w:ins w:id="94" w:author="向 佳雯" w:date="2020-02-17T21:18:00Z">
        <w:r w:rsidR="00966348">
          <w:t>e</w:t>
        </w:r>
      </w:ins>
      <w:r w:rsidR="00171A09">
        <w:t xml:space="preserve"> </w:t>
      </w:r>
      <w:ins w:id="95" w:author="向 佳雯" w:date="2020-02-17T21:18:00Z">
        <w:r w:rsidR="00966348">
          <w:t xml:space="preserve">line </w:t>
        </w:r>
      </w:ins>
      <w:del w:id="96" w:author="向 佳雯" w:date="2020-02-17T21:18:00Z">
        <w:r w:rsidR="00171A09" w:rsidDel="00966348">
          <w:delText xml:space="preserve">link </w:delText>
        </w:r>
      </w:del>
      <w:r w:rsidR="00171A09">
        <w:t>is, the more</w:t>
      </w:r>
      <w:r w:rsidR="00FC060D">
        <w:t xml:space="preserve"> </w:t>
      </w:r>
      <w:ins w:id="97" w:author="向 佳雯" w:date="2020-02-17T21:18:00Z">
        <w:r w:rsidR="00966348">
          <w:t xml:space="preserve">the </w:t>
        </w:r>
      </w:ins>
      <w:r w:rsidR="00FC060D">
        <w:rPr>
          <w:rFonts w:hint="eastAsia"/>
        </w:rPr>
        <w:t>same</w:t>
      </w:r>
      <w:r w:rsidR="00171A09">
        <w:t xml:space="preserve"> pass</w:t>
      </w:r>
      <w:r w:rsidR="008407D4">
        <w:t>ing</w:t>
      </w:r>
      <w:r w:rsidR="006A3CC2">
        <w:t xml:space="preserve"> event</w:t>
      </w:r>
      <w:r w:rsidR="00171A09">
        <w:t xml:space="preserve"> happens.</w:t>
      </w:r>
      <w:r w:rsidR="00A034E6">
        <w:t xml:space="preserve"> </w:t>
      </w:r>
      <w:del w:id="98" w:author="向 佳雯" w:date="2020-02-17T21:18:00Z">
        <w:r w:rsidR="00A034E6" w:rsidDel="00966348">
          <w:delText xml:space="preserve">There are </w:delText>
        </w:r>
        <w:r w:rsidR="00101C75" w:rsidDel="00966348">
          <w:delText xml:space="preserve">14 true players on the figure because there are 3 </w:delText>
        </w:r>
        <w:r w:rsidR="001948BA" w:rsidDel="00966348">
          <w:delText>reserve players.</w:delText>
        </w:r>
        <w:r w:rsidR="000172C9" w:rsidDel="00966348">
          <w:delText xml:space="preserve"> </w:delText>
        </w:r>
      </w:del>
      <w:ins w:id="99" w:author="向 佳雯" w:date="2020-02-17T21:18:00Z">
        <w:r w:rsidR="00966348" w:rsidRPr="00966348">
          <w:rPr>
            <w:bCs/>
          </w:rPr>
          <w:t xml:space="preserve">We can see there are 14 players shown on the figure because in addition to 11 regular players, there are 3 reserve players. </w:t>
        </w:r>
      </w:ins>
    </w:p>
    <w:p w14:paraId="6172C506" w14:textId="62A689A1" w:rsidR="002021D8" w:rsidRDefault="00966348" w:rsidP="000427C7">
      <w:pPr>
        <w:ind w:firstLine="511"/>
      </w:pPr>
      <w:ins w:id="100" w:author="向 佳雯" w:date="2020-02-17T21:19:00Z">
        <w:r>
          <w:t>Besides, t</w:t>
        </w:r>
      </w:ins>
      <w:del w:id="101" w:author="向 佳雯" w:date="2020-02-17T21:19:00Z">
        <w:r w:rsidR="002C718D" w:rsidDel="00966348">
          <w:delText>T</w:delText>
        </w:r>
      </w:del>
      <w:r w:rsidR="002C718D">
        <w:t xml:space="preserve">he networks of all matches and of whole </w:t>
      </w:r>
      <w:r w:rsidR="002C718D" w:rsidRPr="002C718D">
        <w:t>season</w:t>
      </w:r>
      <w:r w:rsidR="002C718D">
        <w:t xml:space="preserve"> are also established. </w:t>
      </w:r>
    </w:p>
    <w:p w14:paraId="560A4F46" w14:textId="6580247F" w:rsidR="00436453" w:rsidRPr="0047063E" w:rsidRDefault="00316AAA" w:rsidP="000427C7">
      <w:pPr>
        <w:pStyle w:val="2"/>
        <w:spacing w:before="35"/>
      </w:pPr>
      <w:bookmarkStart w:id="102" w:name="_Toc32705044"/>
      <w:bookmarkStart w:id="103" w:name="_Toc32879647"/>
      <w:r w:rsidRPr="0047063E">
        <w:t>Pattern</w:t>
      </w:r>
      <w:r w:rsidR="006F544D" w:rsidRPr="0047063E">
        <w:t xml:space="preserve"> </w:t>
      </w:r>
      <w:r w:rsidR="0085365B" w:rsidRPr="0047063E">
        <w:t>D</w:t>
      </w:r>
      <w:r w:rsidR="006F544D" w:rsidRPr="0047063E">
        <w:t>ata</w:t>
      </w:r>
      <w:bookmarkEnd w:id="102"/>
      <w:bookmarkEnd w:id="103"/>
    </w:p>
    <w:p w14:paraId="64902218" w14:textId="46565A98" w:rsidR="009A56BF" w:rsidRPr="009A56BF" w:rsidRDefault="00FD65D7" w:rsidP="000427C7">
      <w:pPr>
        <w:ind w:firstLine="511"/>
      </w:pPr>
      <w:del w:id="104" w:author="向 佳雯" w:date="2020-02-17T21:19:00Z">
        <w:r w:rsidDel="00966348">
          <w:rPr>
            <w:rFonts w:hint="eastAsia"/>
          </w:rPr>
          <w:delText>H</w:delText>
        </w:r>
        <w:r w:rsidDel="00966348">
          <w:delText xml:space="preserve">ere </w:delText>
        </w:r>
      </w:del>
      <w:ins w:id="105" w:author="向 佳雯" w:date="2020-02-17T21:19:00Z">
        <w:r w:rsidR="00966348">
          <w:t xml:space="preserve">In this part </w:t>
        </w:r>
      </w:ins>
      <w:r>
        <w:t xml:space="preserve">we introduce the patterns we want to find out from </w:t>
      </w:r>
      <w:ins w:id="106" w:author="向 佳雯" w:date="2020-02-17T21:20:00Z">
        <w:r w:rsidR="00966348">
          <w:t xml:space="preserve">the </w:t>
        </w:r>
      </w:ins>
      <w:r>
        <w:t xml:space="preserve">networks, and </w:t>
      </w:r>
      <w:ins w:id="107" w:author="向 佳雯" w:date="2020-02-17T21:20:00Z">
        <w:r w:rsidR="00966348">
          <w:t xml:space="preserve">the </w:t>
        </w:r>
      </w:ins>
      <w:r>
        <w:t xml:space="preserve">data we dig out from </w:t>
      </w:r>
      <w:ins w:id="108" w:author="向 佳雯" w:date="2020-02-17T21:20:00Z">
        <w:r w:rsidR="00966348">
          <w:t xml:space="preserve">the </w:t>
        </w:r>
      </w:ins>
      <w:r>
        <w:t>patterns.</w:t>
      </w:r>
    </w:p>
    <w:p w14:paraId="0878E19E" w14:textId="78D7DD52" w:rsidR="00CF0AE9" w:rsidRPr="002950C3" w:rsidRDefault="00952CAC" w:rsidP="000427C7">
      <w:pPr>
        <w:pStyle w:val="30"/>
        <w:spacing w:before="35"/>
      </w:pPr>
      <w:bookmarkStart w:id="109" w:name="_Toc32705045"/>
      <w:r>
        <w:t xml:space="preserve"> </w:t>
      </w:r>
      <w:bookmarkStart w:id="110" w:name="_Toc32879648"/>
      <w:r w:rsidR="007544C4" w:rsidRPr="002950C3">
        <w:t>Dyadic</w:t>
      </w:r>
      <w:bookmarkEnd w:id="109"/>
      <w:r w:rsidR="00372B9D">
        <w:t xml:space="preserve"> Configurations</w:t>
      </w:r>
      <w:bookmarkEnd w:id="110"/>
    </w:p>
    <w:p w14:paraId="20741748" w14:textId="0A8CE335" w:rsidR="00E05177" w:rsidRPr="008646D9" w:rsidRDefault="006F5C68" w:rsidP="000427C7">
      <w:pPr>
        <w:ind w:firstLine="511"/>
      </w:pPr>
      <w:del w:id="111" w:author="向 佳雯" w:date="2020-02-17T21:21:00Z">
        <w:r w:rsidDel="00966348">
          <w:rPr>
            <w:rFonts w:hint="eastAsia"/>
          </w:rPr>
          <w:delText>D</w:delText>
        </w:r>
        <w:r w:rsidDel="00966348">
          <w:delText xml:space="preserve">yadic patterns </w:delText>
        </w:r>
        <w:r w:rsidR="00F53442" w:rsidDel="00966348">
          <w:delText>mean</w:delText>
        </w:r>
        <w:r w:rsidDel="00966348">
          <w:delText xml:space="preserve"> tow players </w:delText>
        </w:r>
        <w:r w:rsidR="005F44F3" w:rsidDel="00966348">
          <w:delText>passing each other a lot.</w:delText>
        </w:r>
      </w:del>
      <w:ins w:id="112" w:author="向 佳雯" w:date="2020-02-17T21:24:00Z">
        <w:r w:rsidR="00966348">
          <w:t xml:space="preserve">In </w:t>
        </w:r>
      </w:ins>
      <w:r w:rsidR="000601E6">
        <w:t xml:space="preserve">our </w:t>
      </w:r>
      <w:r w:rsidR="00872466">
        <w:t xml:space="preserve">passing </w:t>
      </w:r>
      <w:r w:rsidR="000601E6">
        <w:t>network</w:t>
      </w:r>
      <w:ins w:id="113" w:author="向 佳雯" w:date="2020-02-17T21:24:00Z">
        <w:r w:rsidR="00966348">
          <w:t xml:space="preserve">, the </w:t>
        </w:r>
      </w:ins>
      <w:r w:rsidR="0012253C">
        <w:t>d</w:t>
      </w:r>
      <w:ins w:id="114" w:author="向 佳雯" w:date="2020-02-17T21:24:00Z">
        <w:r w:rsidR="00966348">
          <w:t>yadic pattern refers to the situat</w:t>
        </w:r>
      </w:ins>
      <w:ins w:id="115" w:author="向 佳雯" w:date="2020-02-17T21:25:00Z">
        <w:r w:rsidR="00966348">
          <w:t>ion that</w:t>
        </w:r>
      </w:ins>
      <w:ins w:id="116" w:author="向 佳雯" w:date="2020-02-17T21:21:00Z">
        <w:r w:rsidR="00966348" w:rsidRPr="00966348">
          <w:rPr>
            <w:bCs/>
          </w:rPr>
          <w:t xml:space="preserve"> two players pass to each other a lot. </w:t>
        </w:r>
      </w:ins>
      <w:del w:id="117" w:author="向 佳雯" w:date="2020-02-17T21:21:00Z">
        <w:r w:rsidR="00A61222" w:rsidDel="00966348">
          <w:delText xml:space="preserve"> </w:delText>
        </w:r>
      </w:del>
      <w:r w:rsidR="00EC4511">
        <w:t>To find these</w:t>
      </w:r>
      <w:ins w:id="118" w:author="向 佳雯" w:date="2020-02-17T21:22:00Z">
        <w:r w:rsidR="00966348">
          <w:t xml:space="preserve"> patterns</w:t>
        </w:r>
      </w:ins>
      <w:r w:rsidR="00EC4511">
        <w:t xml:space="preserve"> we count the number of </w:t>
      </w:r>
      <w:r w:rsidR="003A388F">
        <w:t>passing event</w:t>
      </w:r>
      <w:ins w:id="119" w:author="向 佳雯" w:date="2020-02-17T21:22:00Z">
        <w:r w:rsidR="00966348">
          <w:t>s</w:t>
        </w:r>
      </w:ins>
      <w:r w:rsidR="003A388F">
        <w:t xml:space="preserve"> between</w:t>
      </w:r>
      <w:r w:rsidR="00EC4511">
        <w:t xml:space="preserve"> all </w:t>
      </w:r>
      <w:del w:id="120" w:author="向 佳雯" w:date="2020-02-17T21:23:00Z">
        <w:r w:rsidR="00EC4511" w:rsidDel="00966348">
          <w:delText>pair of</w:delText>
        </w:r>
      </w:del>
      <w:r w:rsidR="000601E6">
        <w:t>pairs of</w:t>
      </w:r>
      <w:del w:id="121" w:author="向 佳雯" w:date="2020-02-17T21:23:00Z">
        <w:r w:rsidR="00EC4511" w:rsidDel="00966348">
          <w:delText xml:space="preserve"> </w:delText>
        </w:r>
      </w:del>
      <w:ins w:id="122" w:author="向 佳雯" w:date="2020-02-17T21:23:00Z">
        <w:r w:rsidR="00966348">
          <w:t xml:space="preserve"> </w:t>
        </w:r>
      </w:ins>
      <w:r w:rsidR="00EC4511">
        <w:t>teammates</w:t>
      </w:r>
      <w:r w:rsidR="003A388F">
        <w:t>.</w:t>
      </w:r>
      <w:r w:rsidR="0083701E">
        <w:t xml:space="preserve"> </w:t>
      </w:r>
      <w:ins w:id="123" w:author="向 佳雯" w:date="2020-02-17T21:23:00Z">
        <w:r w:rsidR="00966348">
          <w:t>Finally, we f</w:t>
        </w:r>
      </w:ins>
      <w:del w:id="124" w:author="向 佳雯" w:date="2020-02-17T21:23:00Z">
        <w:r w:rsidR="001C7E3F" w:rsidDel="00966348">
          <w:delText>F</w:delText>
        </w:r>
      </w:del>
      <w:r w:rsidR="00BF5FA6">
        <w:t>ind the top ten pair</w:t>
      </w:r>
      <w:ins w:id="125" w:author="向 佳雯" w:date="2020-02-17T21:23:00Z">
        <w:r w:rsidR="00966348">
          <w:t>s</w:t>
        </w:r>
      </w:ins>
      <w:r w:rsidR="00BF5FA6">
        <w:t xml:space="preserve"> in Huskies:</w:t>
      </w:r>
    </w:p>
    <w:p w14:paraId="20ADF76E" w14:textId="77777777" w:rsidR="00E05177" w:rsidRDefault="00E05177" w:rsidP="00253403">
      <w:pPr>
        <w:pStyle w:val="table"/>
      </w:pPr>
      <w:bookmarkStart w:id="126" w:name="_Ref32727023"/>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4</w:t>
      </w:r>
      <w:r w:rsidR="00DE49B6">
        <w:rPr>
          <w:noProof/>
        </w:rPr>
        <w:fldChar w:fldCharType="end"/>
      </w:r>
      <w:r>
        <w:t xml:space="preserve"> : Top ten dyadic of Huskies</w:t>
      </w:r>
      <w:bookmarkEnd w:id="126"/>
    </w:p>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1497"/>
        <w:gridCol w:w="857"/>
        <w:gridCol w:w="1443"/>
        <w:gridCol w:w="1497"/>
        <w:gridCol w:w="857"/>
      </w:tblGrid>
      <w:tr w:rsidR="00E05177" w:rsidRPr="00E05177" w14:paraId="733A6FF5" w14:textId="77777777" w:rsidTr="00E05177">
        <w:trPr>
          <w:trHeight w:val="288"/>
          <w:jc w:val="center"/>
        </w:trPr>
        <w:tc>
          <w:tcPr>
            <w:tcW w:w="1443" w:type="dxa"/>
            <w:shd w:val="clear" w:color="auto" w:fill="auto"/>
            <w:noWrap/>
            <w:vAlign w:val="bottom"/>
            <w:hideMark/>
          </w:tcPr>
          <w:p w14:paraId="4CF9FB5F" w14:textId="77777777" w:rsidR="00E05177" w:rsidRPr="00E05177" w:rsidRDefault="00E05177" w:rsidP="00253403">
            <w:pPr>
              <w:pStyle w:val="table"/>
            </w:pPr>
            <w:r w:rsidRPr="00E05177">
              <w:rPr>
                <w:rFonts w:hint="eastAsia"/>
              </w:rPr>
              <w:t>Passer</w:t>
            </w:r>
          </w:p>
        </w:tc>
        <w:tc>
          <w:tcPr>
            <w:tcW w:w="1443" w:type="dxa"/>
            <w:shd w:val="clear" w:color="auto" w:fill="auto"/>
            <w:noWrap/>
            <w:vAlign w:val="bottom"/>
            <w:hideMark/>
          </w:tcPr>
          <w:p w14:paraId="2D2D3F22" w14:textId="77777777" w:rsidR="00E05177" w:rsidRPr="00E05177" w:rsidRDefault="00E05177" w:rsidP="00253403">
            <w:pPr>
              <w:pStyle w:val="table"/>
            </w:pPr>
            <w:r w:rsidRPr="00E05177">
              <w:rPr>
                <w:rFonts w:hint="eastAsia"/>
              </w:rPr>
              <w:t>Receiver</w:t>
            </w:r>
          </w:p>
        </w:tc>
        <w:tc>
          <w:tcPr>
            <w:tcW w:w="803" w:type="dxa"/>
            <w:shd w:val="clear" w:color="auto" w:fill="auto"/>
            <w:noWrap/>
            <w:vAlign w:val="bottom"/>
            <w:hideMark/>
          </w:tcPr>
          <w:p w14:paraId="3BDBCA1A" w14:textId="77777777" w:rsidR="00E05177" w:rsidRPr="00E05177" w:rsidRDefault="00E05177" w:rsidP="00253403">
            <w:pPr>
              <w:pStyle w:val="table"/>
            </w:pPr>
            <w:r w:rsidRPr="00E05177">
              <w:rPr>
                <w:rFonts w:hint="eastAsia"/>
              </w:rPr>
              <w:t>Count</w:t>
            </w:r>
          </w:p>
        </w:tc>
        <w:tc>
          <w:tcPr>
            <w:tcW w:w="1403" w:type="dxa"/>
            <w:shd w:val="clear" w:color="auto" w:fill="auto"/>
            <w:noWrap/>
            <w:vAlign w:val="bottom"/>
            <w:hideMark/>
          </w:tcPr>
          <w:p w14:paraId="79E51D9C" w14:textId="77777777" w:rsidR="00E05177" w:rsidRPr="00E05177" w:rsidRDefault="00E05177" w:rsidP="00253403">
            <w:pPr>
              <w:pStyle w:val="table"/>
            </w:pPr>
            <w:r w:rsidRPr="00E05177">
              <w:rPr>
                <w:rFonts w:hint="eastAsia"/>
              </w:rPr>
              <w:t>Passer</w:t>
            </w:r>
          </w:p>
        </w:tc>
        <w:tc>
          <w:tcPr>
            <w:tcW w:w="1443" w:type="dxa"/>
            <w:shd w:val="clear" w:color="auto" w:fill="auto"/>
            <w:noWrap/>
            <w:vAlign w:val="bottom"/>
            <w:hideMark/>
          </w:tcPr>
          <w:p w14:paraId="65ADE587" w14:textId="77777777" w:rsidR="00E05177" w:rsidRPr="00E05177" w:rsidRDefault="00E05177" w:rsidP="00253403">
            <w:pPr>
              <w:pStyle w:val="table"/>
            </w:pPr>
            <w:r w:rsidRPr="00E05177">
              <w:rPr>
                <w:rFonts w:hint="eastAsia"/>
              </w:rPr>
              <w:t>Receiver</w:t>
            </w:r>
          </w:p>
        </w:tc>
        <w:tc>
          <w:tcPr>
            <w:tcW w:w="803" w:type="dxa"/>
            <w:shd w:val="clear" w:color="auto" w:fill="auto"/>
            <w:noWrap/>
            <w:vAlign w:val="bottom"/>
            <w:hideMark/>
          </w:tcPr>
          <w:p w14:paraId="5B4B4F9F" w14:textId="77777777" w:rsidR="00E05177" w:rsidRPr="00E05177" w:rsidRDefault="00E05177" w:rsidP="00253403">
            <w:pPr>
              <w:pStyle w:val="table"/>
            </w:pPr>
            <w:r w:rsidRPr="00E05177">
              <w:rPr>
                <w:rFonts w:hint="eastAsia"/>
              </w:rPr>
              <w:t>Count</w:t>
            </w:r>
          </w:p>
        </w:tc>
      </w:tr>
      <w:tr w:rsidR="00E05177" w:rsidRPr="00E05177" w14:paraId="2C7D5C2F" w14:textId="77777777" w:rsidTr="00E05177">
        <w:trPr>
          <w:trHeight w:val="288"/>
          <w:jc w:val="center"/>
        </w:trPr>
        <w:tc>
          <w:tcPr>
            <w:tcW w:w="1443" w:type="dxa"/>
            <w:shd w:val="clear" w:color="auto" w:fill="auto"/>
            <w:noWrap/>
            <w:vAlign w:val="bottom"/>
            <w:hideMark/>
          </w:tcPr>
          <w:p w14:paraId="23E60B1B" w14:textId="77777777" w:rsidR="00E05177" w:rsidRPr="00E05177" w:rsidRDefault="00E05177" w:rsidP="00253403">
            <w:pPr>
              <w:pStyle w:val="table"/>
            </w:pPr>
            <w:r w:rsidRPr="00E05177">
              <w:rPr>
                <w:rFonts w:hint="eastAsia"/>
              </w:rPr>
              <w:t>Huskies_M1</w:t>
            </w:r>
          </w:p>
        </w:tc>
        <w:tc>
          <w:tcPr>
            <w:tcW w:w="1443" w:type="dxa"/>
            <w:shd w:val="clear" w:color="auto" w:fill="auto"/>
            <w:noWrap/>
            <w:vAlign w:val="bottom"/>
            <w:hideMark/>
          </w:tcPr>
          <w:p w14:paraId="4B44E373" w14:textId="77777777" w:rsidR="00E05177" w:rsidRPr="00E05177" w:rsidRDefault="00E05177" w:rsidP="00253403">
            <w:pPr>
              <w:pStyle w:val="table"/>
            </w:pPr>
            <w:r w:rsidRPr="00E05177">
              <w:rPr>
                <w:rFonts w:hint="eastAsia"/>
              </w:rPr>
              <w:t>Huskies_F2</w:t>
            </w:r>
          </w:p>
        </w:tc>
        <w:tc>
          <w:tcPr>
            <w:tcW w:w="803" w:type="dxa"/>
            <w:shd w:val="clear" w:color="auto" w:fill="auto"/>
            <w:noWrap/>
            <w:vAlign w:val="bottom"/>
            <w:hideMark/>
          </w:tcPr>
          <w:p w14:paraId="2CD6880C" w14:textId="77777777" w:rsidR="00E05177" w:rsidRPr="00E05177" w:rsidRDefault="00E05177" w:rsidP="00253403">
            <w:pPr>
              <w:pStyle w:val="table"/>
            </w:pPr>
            <w:r w:rsidRPr="00E05177">
              <w:rPr>
                <w:rFonts w:hint="eastAsia"/>
              </w:rPr>
              <w:t>182</w:t>
            </w:r>
          </w:p>
        </w:tc>
        <w:tc>
          <w:tcPr>
            <w:tcW w:w="1403" w:type="dxa"/>
            <w:shd w:val="clear" w:color="auto" w:fill="auto"/>
            <w:noWrap/>
            <w:vAlign w:val="bottom"/>
            <w:hideMark/>
          </w:tcPr>
          <w:p w14:paraId="3D2E02F6" w14:textId="77777777" w:rsidR="00E05177" w:rsidRPr="00E05177" w:rsidRDefault="00E05177" w:rsidP="00253403">
            <w:pPr>
              <w:pStyle w:val="table"/>
            </w:pPr>
            <w:r w:rsidRPr="00E05177">
              <w:rPr>
                <w:rFonts w:hint="eastAsia"/>
              </w:rPr>
              <w:t>Huskies_D1</w:t>
            </w:r>
          </w:p>
        </w:tc>
        <w:tc>
          <w:tcPr>
            <w:tcW w:w="1443" w:type="dxa"/>
            <w:shd w:val="clear" w:color="auto" w:fill="auto"/>
            <w:noWrap/>
            <w:vAlign w:val="bottom"/>
            <w:hideMark/>
          </w:tcPr>
          <w:p w14:paraId="29345F9A" w14:textId="77777777" w:rsidR="00E05177" w:rsidRPr="00E05177" w:rsidRDefault="00E05177" w:rsidP="00253403">
            <w:pPr>
              <w:pStyle w:val="table"/>
            </w:pPr>
            <w:r w:rsidRPr="00E05177">
              <w:rPr>
                <w:rFonts w:hint="eastAsia"/>
              </w:rPr>
              <w:t>Huskies_G1</w:t>
            </w:r>
          </w:p>
        </w:tc>
        <w:tc>
          <w:tcPr>
            <w:tcW w:w="803" w:type="dxa"/>
            <w:shd w:val="clear" w:color="auto" w:fill="auto"/>
            <w:noWrap/>
            <w:vAlign w:val="bottom"/>
            <w:hideMark/>
          </w:tcPr>
          <w:p w14:paraId="59444E51" w14:textId="77777777" w:rsidR="00E05177" w:rsidRPr="00E05177" w:rsidRDefault="00E05177" w:rsidP="00253403">
            <w:pPr>
              <w:pStyle w:val="table"/>
            </w:pPr>
            <w:r w:rsidRPr="00E05177">
              <w:rPr>
                <w:rFonts w:hint="eastAsia"/>
              </w:rPr>
              <w:t>107</w:t>
            </w:r>
          </w:p>
        </w:tc>
      </w:tr>
      <w:tr w:rsidR="00E05177" w:rsidRPr="00E05177" w14:paraId="6D8F12FE" w14:textId="77777777" w:rsidTr="00E05177">
        <w:trPr>
          <w:trHeight w:val="288"/>
          <w:jc w:val="center"/>
        </w:trPr>
        <w:tc>
          <w:tcPr>
            <w:tcW w:w="1443" w:type="dxa"/>
            <w:shd w:val="clear" w:color="auto" w:fill="auto"/>
            <w:noWrap/>
            <w:vAlign w:val="bottom"/>
            <w:hideMark/>
          </w:tcPr>
          <w:p w14:paraId="604639FC" w14:textId="77777777" w:rsidR="00E05177" w:rsidRPr="00E05177" w:rsidRDefault="00E05177" w:rsidP="00253403">
            <w:pPr>
              <w:pStyle w:val="table"/>
            </w:pPr>
            <w:r w:rsidRPr="00E05177">
              <w:rPr>
                <w:rFonts w:hint="eastAsia"/>
              </w:rPr>
              <w:t>Huskies_M3</w:t>
            </w:r>
          </w:p>
        </w:tc>
        <w:tc>
          <w:tcPr>
            <w:tcW w:w="1443" w:type="dxa"/>
            <w:shd w:val="clear" w:color="auto" w:fill="auto"/>
            <w:noWrap/>
            <w:vAlign w:val="bottom"/>
            <w:hideMark/>
          </w:tcPr>
          <w:p w14:paraId="012B5A42" w14:textId="77777777" w:rsidR="00E05177" w:rsidRPr="00E05177" w:rsidRDefault="00E05177" w:rsidP="00253403">
            <w:pPr>
              <w:pStyle w:val="table"/>
            </w:pPr>
            <w:r w:rsidRPr="00E05177">
              <w:rPr>
                <w:rFonts w:hint="eastAsia"/>
              </w:rPr>
              <w:t>Huskies_M1</w:t>
            </w:r>
          </w:p>
        </w:tc>
        <w:tc>
          <w:tcPr>
            <w:tcW w:w="803" w:type="dxa"/>
            <w:shd w:val="clear" w:color="auto" w:fill="auto"/>
            <w:noWrap/>
            <w:vAlign w:val="bottom"/>
            <w:hideMark/>
          </w:tcPr>
          <w:p w14:paraId="7732440E" w14:textId="77777777" w:rsidR="00E05177" w:rsidRPr="00E05177" w:rsidRDefault="00E05177" w:rsidP="00253403">
            <w:pPr>
              <w:pStyle w:val="table"/>
            </w:pPr>
            <w:r w:rsidRPr="00E05177">
              <w:rPr>
                <w:rFonts w:hint="eastAsia"/>
              </w:rPr>
              <w:t>168</w:t>
            </w:r>
          </w:p>
        </w:tc>
        <w:tc>
          <w:tcPr>
            <w:tcW w:w="1403" w:type="dxa"/>
            <w:shd w:val="clear" w:color="auto" w:fill="auto"/>
            <w:noWrap/>
            <w:vAlign w:val="bottom"/>
            <w:hideMark/>
          </w:tcPr>
          <w:p w14:paraId="5E69C220" w14:textId="77777777" w:rsidR="00E05177" w:rsidRPr="00E05177" w:rsidRDefault="00E05177" w:rsidP="00253403">
            <w:pPr>
              <w:pStyle w:val="table"/>
            </w:pPr>
            <w:r w:rsidRPr="00E05177">
              <w:rPr>
                <w:rFonts w:hint="eastAsia"/>
              </w:rPr>
              <w:t>Huskies_D1</w:t>
            </w:r>
          </w:p>
        </w:tc>
        <w:tc>
          <w:tcPr>
            <w:tcW w:w="1443" w:type="dxa"/>
            <w:shd w:val="clear" w:color="auto" w:fill="auto"/>
            <w:noWrap/>
            <w:vAlign w:val="bottom"/>
            <w:hideMark/>
          </w:tcPr>
          <w:p w14:paraId="1A49205E" w14:textId="77777777" w:rsidR="00E05177" w:rsidRPr="00E05177" w:rsidRDefault="00E05177" w:rsidP="00253403">
            <w:pPr>
              <w:pStyle w:val="table"/>
            </w:pPr>
            <w:r w:rsidRPr="00E05177">
              <w:rPr>
                <w:rFonts w:hint="eastAsia"/>
              </w:rPr>
              <w:t>Huskies_D3</w:t>
            </w:r>
          </w:p>
        </w:tc>
        <w:tc>
          <w:tcPr>
            <w:tcW w:w="803" w:type="dxa"/>
            <w:shd w:val="clear" w:color="auto" w:fill="auto"/>
            <w:noWrap/>
            <w:vAlign w:val="bottom"/>
            <w:hideMark/>
          </w:tcPr>
          <w:p w14:paraId="026B685B" w14:textId="77777777" w:rsidR="00E05177" w:rsidRPr="00E05177" w:rsidRDefault="00E05177" w:rsidP="00253403">
            <w:pPr>
              <w:pStyle w:val="table"/>
            </w:pPr>
            <w:r w:rsidRPr="00E05177">
              <w:rPr>
                <w:rFonts w:hint="eastAsia"/>
              </w:rPr>
              <w:t>105</w:t>
            </w:r>
          </w:p>
        </w:tc>
      </w:tr>
      <w:tr w:rsidR="00E05177" w:rsidRPr="00E05177" w14:paraId="2A346EAC" w14:textId="77777777" w:rsidTr="00E05177">
        <w:trPr>
          <w:trHeight w:val="288"/>
          <w:jc w:val="center"/>
        </w:trPr>
        <w:tc>
          <w:tcPr>
            <w:tcW w:w="1443" w:type="dxa"/>
            <w:shd w:val="clear" w:color="auto" w:fill="auto"/>
            <w:noWrap/>
            <w:vAlign w:val="bottom"/>
            <w:hideMark/>
          </w:tcPr>
          <w:p w14:paraId="24D8935D" w14:textId="77777777" w:rsidR="00E05177" w:rsidRPr="00E05177" w:rsidRDefault="00E05177" w:rsidP="00253403">
            <w:pPr>
              <w:pStyle w:val="table"/>
            </w:pPr>
            <w:r w:rsidRPr="00E05177">
              <w:rPr>
                <w:rFonts w:hint="eastAsia"/>
              </w:rPr>
              <w:t>Huskies_M1</w:t>
            </w:r>
          </w:p>
        </w:tc>
        <w:tc>
          <w:tcPr>
            <w:tcW w:w="1443" w:type="dxa"/>
            <w:shd w:val="clear" w:color="auto" w:fill="auto"/>
            <w:noWrap/>
            <w:vAlign w:val="bottom"/>
            <w:hideMark/>
          </w:tcPr>
          <w:p w14:paraId="239A0F5C" w14:textId="77777777" w:rsidR="00E05177" w:rsidRPr="00E05177" w:rsidRDefault="00E05177" w:rsidP="00253403">
            <w:pPr>
              <w:pStyle w:val="table"/>
            </w:pPr>
            <w:r w:rsidRPr="00E05177">
              <w:rPr>
                <w:rFonts w:hint="eastAsia"/>
              </w:rPr>
              <w:t>Huskies_M3</w:t>
            </w:r>
          </w:p>
        </w:tc>
        <w:tc>
          <w:tcPr>
            <w:tcW w:w="803" w:type="dxa"/>
            <w:shd w:val="clear" w:color="auto" w:fill="auto"/>
            <w:noWrap/>
            <w:vAlign w:val="bottom"/>
            <w:hideMark/>
          </w:tcPr>
          <w:p w14:paraId="684BF537" w14:textId="77777777" w:rsidR="00E05177" w:rsidRPr="00E05177" w:rsidRDefault="00E05177" w:rsidP="00253403">
            <w:pPr>
              <w:pStyle w:val="table"/>
            </w:pPr>
            <w:r w:rsidRPr="00E05177">
              <w:rPr>
                <w:rFonts w:hint="eastAsia"/>
              </w:rPr>
              <w:t>143</w:t>
            </w:r>
          </w:p>
        </w:tc>
        <w:tc>
          <w:tcPr>
            <w:tcW w:w="1403" w:type="dxa"/>
            <w:shd w:val="clear" w:color="auto" w:fill="auto"/>
            <w:noWrap/>
            <w:vAlign w:val="bottom"/>
            <w:hideMark/>
          </w:tcPr>
          <w:p w14:paraId="450B330B" w14:textId="77777777" w:rsidR="00E05177" w:rsidRPr="00E05177" w:rsidRDefault="00E05177" w:rsidP="00253403">
            <w:pPr>
              <w:pStyle w:val="table"/>
            </w:pPr>
            <w:r w:rsidRPr="00E05177">
              <w:rPr>
                <w:rFonts w:hint="eastAsia"/>
              </w:rPr>
              <w:t>Huskies_D3</w:t>
            </w:r>
          </w:p>
        </w:tc>
        <w:tc>
          <w:tcPr>
            <w:tcW w:w="1443" w:type="dxa"/>
            <w:shd w:val="clear" w:color="auto" w:fill="auto"/>
            <w:noWrap/>
            <w:vAlign w:val="bottom"/>
            <w:hideMark/>
          </w:tcPr>
          <w:p w14:paraId="59B214B2" w14:textId="77777777" w:rsidR="00E05177" w:rsidRPr="00E05177" w:rsidRDefault="00E05177" w:rsidP="00253403">
            <w:pPr>
              <w:pStyle w:val="table"/>
            </w:pPr>
            <w:r w:rsidRPr="00E05177">
              <w:rPr>
                <w:rFonts w:hint="eastAsia"/>
              </w:rPr>
              <w:t>Huskies_D1</w:t>
            </w:r>
          </w:p>
        </w:tc>
        <w:tc>
          <w:tcPr>
            <w:tcW w:w="803" w:type="dxa"/>
            <w:shd w:val="clear" w:color="auto" w:fill="auto"/>
            <w:noWrap/>
            <w:vAlign w:val="bottom"/>
            <w:hideMark/>
          </w:tcPr>
          <w:p w14:paraId="1FD0D97E" w14:textId="77777777" w:rsidR="00E05177" w:rsidRPr="00E05177" w:rsidRDefault="00E05177" w:rsidP="00253403">
            <w:pPr>
              <w:pStyle w:val="table"/>
            </w:pPr>
            <w:r w:rsidRPr="00E05177">
              <w:rPr>
                <w:rFonts w:hint="eastAsia"/>
              </w:rPr>
              <w:t>98</w:t>
            </w:r>
          </w:p>
        </w:tc>
      </w:tr>
      <w:tr w:rsidR="00E05177" w:rsidRPr="00E05177" w14:paraId="063052E7" w14:textId="77777777" w:rsidTr="00E05177">
        <w:trPr>
          <w:trHeight w:val="288"/>
          <w:jc w:val="center"/>
        </w:trPr>
        <w:tc>
          <w:tcPr>
            <w:tcW w:w="1443" w:type="dxa"/>
            <w:shd w:val="clear" w:color="auto" w:fill="auto"/>
            <w:noWrap/>
            <w:vAlign w:val="bottom"/>
            <w:hideMark/>
          </w:tcPr>
          <w:p w14:paraId="3886834B" w14:textId="77777777" w:rsidR="00E05177" w:rsidRPr="00E05177" w:rsidRDefault="00E05177" w:rsidP="00253403">
            <w:pPr>
              <w:pStyle w:val="table"/>
            </w:pPr>
            <w:r w:rsidRPr="00E05177">
              <w:rPr>
                <w:rFonts w:hint="eastAsia"/>
              </w:rPr>
              <w:t>Huskies_D3</w:t>
            </w:r>
          </w:p>
        </w:tc>
        <w:tc>
          <w:tcPr>
            <w:tcW w:w="1443" w:type="dxa"/>
            <w:shd w:val="clear" w:color="auto" w:fill="auto"/>
            <w:noWrap/>
            <w:vAlign w:val="bottom"/>
            <w:hideMark/>
          </w:tcPr>
          <w:p w14:paraId="1B67A0AD" w14:textId="77777777" w:rsidR="00E05177" w:rsidRPr="00E05177" w:rsidRDefault="00E05177" w:rsidP="00253403">
            <w:pPr>
              <w:pStyle w:val="table"/>
            </w:pPr>
            <w:r w:rsidRPr="00E05177">
              <w:rPr>
                <w:rFonts w:hint="eastAsia"/>
              </w:rPr>
              <w:t>Huskies_G1</w:t>
            </w:r>
          </w:p>
        </w:tc>
        <w:tc>
          <w:tcPr>
            <w:tcW w:w="803" w:type="dxa"/>
            <w:shd w:val="clear" w:color="auto" w:fill="auto"/>
            <w:noWrap/>
            <w:vAlign w:val="bottom"/>
            <w:hideMark/>
          </w:tcPr>
          <w:p w14:paraId="718BCAD0" w14:textId="77777777" w:rsidR="00E05177" w:rsidRPr="00E05177" w:rsidRDefault="00E05177" w:rsidP="00253403">
            <w:pPr>
              <w:pStyle w:val="table"/>
            </w:pPr>
            <w:r w:rsidRPr="00E05177">
              <w:rPr>
                <w:rFonts w:hint="eastAsia"/>
              </w:rPr>
              <w:t>120</w:t>
            </w:r>
          </w:p>
        </w:tc>
        <w:tc>
          <w:tcPr>
            <w:tcW w:w="1403" w:type="dxa"/>
            <w:shd w:val="clear" w:color="auto" w:fill="auto"/>
            <w:noWrap/>
            <w:vAlign w:val="bottom"/>
            <w:hideMark/>
          </w:tcPr>
          <w:p w14:paraId="1AF06FB9" w14:textId="77777777" w:rsidR="00E05177" w:rsidRPr="00E05177" w:rsidRDefault="00E05177" w:rsidP="00253403">
            <w:pPr>
              <w:pStyle w:val="table"/>
            </w:pPr>
            <w:r w:rsidRPr="00E05177">
              <w:rPr>
                <w:rFonts w:hint="eastAsia"/>
              </w:rPr>
              <w:t>Huskies_D5</w:t>
            </w:r>
          </w:p>
        </w:tc>
        <w:tc>
          <w:tcPr>
            <w:tcW w:w="1443" w:type="dxa"/>
            <w:shd w:val="clear" w:color="auto" w:fill="auto"/>
            <w:noWrap/>
            <w:vAlign w:val="bottom"/>
            <w:hideMark/>
          </w:tcPr>
          <w:p w14:paraId="14FABDE3" w14:textId="77777777" w:rsidR="00E05177" w:rsidRPr="00E05177" w:rsidRDefault="00E05177" w:rsidP="00253403">
            <w:pPr>
              <w:pStyle w:val="table"/>
            </w:pPr>
            <w:r w:rsidRPr="00E05177">
              <w:rPr>
                <w:rFonts w:hint="eastAsia"/>
              </w:rPr>
              <w:t>Huskies_F2</w:t>
            </w:r>
          </w:p>
        </w:tc>
        <w:tc>
          <w:tcPr>
            <w:tcW w:w="803" w:type="dxa"/>
            <w:shd w:val="clear" w:color="auto" w:fill="auto"/>
            <w:noWrap/>
            <w:vAlign w:val="bottom"/>
            <w:hideMark/>
          </w:tcPr>
          <w:p w14:paraId="72537159" w14:textId="77777777" w:rsidR="00E05177" w:rsidRPr="00E05177" w:rsidRDefault="00E05177" w:rsidP="00253403">
            <w:pPr>
              <w:pStyle w:val="table"/>
            </w:pPr>
            <w:r w:rsidRPr="00E05177">
              <w:rPr>
                <w:rFonts w:hint="eastAsia"/>
              </w:rPr>
              <w:t>97</w:t>
            </w:r>
          </w:p>
        </w:tc>
      </w:tr>
      <w:tr w:rsidR="00E05177" w:rsidRPr="00E05177" w14:paraId="639F49BD" w14:textId="77777777" w:rsidTr="00E05177">
        <w:trPr>
          <w:trHeight w:val="288"/>
          <w:jc w:val="center"/>
        </w:trPr>
        <w:tc>
          <w:tcPr>
            <w:tcW w:w="1443" w:type="dxa"/>
            <w:shd w:val="clear" w:color="auto" w:fill="auto"/>
            <w:noWrap/>
            <w:vAlign w:val="bottom"/>
            <w:hideMark/>
          </w:tcPr>
          <w:p w14:paraId="06E92D3B" w14:textId="77777777" w:rsidR="00E05177" w:rsidRPr="00E05177" w:rsidRDefault="00E05177" w:rsidP="00253403">
            <w:pPr>
              <w:pStyle w:val="table"/>
            </w:pPr>
            <w:r w:rsidRPr="00E05177">
              <w:rPr>
                <w:rFonts w:hint="eastAsia"/>
              </w:rPr>
              <w:t>Huskies_F2</w:t>
            </w:r>
          </w:p>
        </w:tc>
        <w:tc>
          <w:tcPr>
            <w:tcW w:w="1443" w:type="dxa"/>
            <w:shd w:val="clear" w:color="auto" w:fill="auto"/>
            <w:noWrap/>
            <w:vAlign w:val="bottom"/>
            <w:hideMark/>
          </w:tcPr>
          <w:p w14:paraId="3A78E496" w14:textId="77777777" w:rsidR="00E05177" w:rsidRPr="00E05177" w:rsidRDefault="00E05177" w:rsidP="00253403">
            <w:pPr>
              <w:pStyle w:val="table"/>
            </w:pPr>
            <w:r w:rsidRPr="00E05177">
              <w:rPr>
                <w:rFonts w:hint="eastAsia"/>
              </w:rPr>
              <w:t>Huskies_M1</w:t>
            </w:r>
          </w:p>
        </w:tc>
        <w:tc>
          <w:tcPr>
            <w:tcW w:w="803" w:type="dxa"/>
            <w:shd w:val="clear" w:color="auto" w:fill="auto"/>
            <w:noWrap/>
            <w:vAlign w:val="bottom"/>
            <w:hideMark/>
          </w:tcPr>
          <w:p w14:paraId="4AE61227" w14:textId="77777777" w:rsidR="00E05177" w:rsidRPr="00E05177" w:rsidRDefault="00E05177" w:rsidP="00253403">
            <w:pPr>
              <w:pStyle w:val="table"/>
            </w:pPr>
            <w:r w:rsidRPr="00E05177">
              <w:rPr>
                <w:rFonts w:hint="eastAsia"/>
              </w:rPr>
              <w:t>117</w:t>
            </w:r>
          </w:p>
        </w:tc>
        <w:tc>
          <w:tcPr>
            <w:tcW w:w="1403" w:type="dxa"/>
            <w:shd w:val="clear" w:color="auto" w:fill="auto"/>
            <w:noWrap/>
            <w:vAlign w:val="bottom"/>
            <w:hideMark/>
          </w:tcPr>
          <w:p w14:paraId="77533CD4" w14:textId="77777777" w:rsidR="00E05177" w:rsidRPr="00E05177" w:rsidRDefault="00E05177" w:rsidP="00253403">
            <w:pPr>
              <w:pStyle w:val="table"/>
            </w:pPr>
            <w:r w:rsidRPr="00E05177">
              <w:rPr>
                <w:rFonts w:hint="eastAsia"/>
              </w:rPr>
              <w:t>Huskies_D1</w:t>
            </w:r>
          </w:p>
        </w:tc>
        <w:tc>
          <w:tcPr>
            <w:tcW w:w="1443" w:type="dxa"/>
            <w:shd w:val="clear" w:color="auto" w:fill="auto"/>
            <w:noWrap/>
            <w:vAlign w:val="bottom"/>
            <w:hideMark/>
          </w:tcPr>
          <w:p w14:paraId="4F5188FA" w14:textId="77777777" w:rsidR="00E05177" w:rsidRPr="00E05177" w:rsidRDefault="00E05177" w:rsidP="00253403">
            <w:pPr>
              <w:pStyle w:val="table"/>
            </w:pPr>
            <w:r w:rsidRPr="00E05177">
              <w:rPr>
                <w:rFonts w:hint="eastAsia"/>
              </w:rPr>
              <w:t>Huskies_M1</w:t>
            </w:r>
          </w:p>
        </w:tc>
        <w:tc>
          <w:tcPr>
            <w:tcW w:w="803" w:type="dxa"/>
            <w:shd w:val="clear" w:color="auto" w:fill="auto"/>
            <w:noWrap/>
            <w:vAlign w:val="bottom"/>
            <w:hideMark/>
          </w:tcPr>
          <w:p w14:paraId="0600B152" w14:textId="77777777" w:rsidR="00E05177" w:rsidRPr="00E05177" w:rsidRDefault="00E05177" w:rsidP="00253403">
            <w:pPr>
              <w:pStyle w:val="table"/>
            </w:pPr>
            <w:r w:rsidRPr="00E05177">
              <w:rPr>
                <w:rFonts w:hint="eastAsia"/>
              </w:rPr>
              <w:t>92</w:t>
            </w:r>
          </w:p>
        </w:tc>
      </w:tr>
    </w:tbl>
    <w:p w14:paraId="70DCC547" w14:textId="7749CE07" w:rsidR="00EB20BB" w:rsidRPr="001701FE" w:rsidRDefault="00E65C4A" w:rsidP="000427C7">
      <w:pPr>
        <w:pStyle w:val="30"/>
        <w:spacing w:before="35"/>
      </w:pPr>
      <w:bookmarkStart w:id="127" w:name="_Toc32705046"/>
      <w:r w:rsidRPr="000303BD">
        <w:t xml:space="preserve"> </w:t>
      </w:r>
      <w:bookmarkStart w:id="128" w:name="_Toc32879649"/>
      <w:r w:rsidR="000238BD" w:rsidRPr="001701FE">
        <w:t>Triadic Configurations</w:t>
      </w:r>
      <w:bookmarkEnd w:id="127"/>
      <w:bookmarkEnd w:id="128"/>
    </w:p>
    <w:p w14:paraId="60892B07" w14:textId="060A9B6E" w:rsidR="00257EC9" w:rsidRDefault="00BA50DD" w:rsidP="000427C7">
      <w:pPr>
        <w:ind w:firstLine="511"/>
      </w:pPr>
      <w:del w:id="129" w:author="向 佳雯" w:date="2020-02-17T21:25:00Z">
        <w:r w:rsidDel="00966348">
          <w:delText>Triadic c</w:delText>
        </w:r>
        <w:r w:rsidR="0002208E" w:rsidDel="00966348">
          <w:delText>onfiguration</w:delText>
        </w:r>
        <w:r w:rsidR="00365872" w:rsidDel="00966348">
          <w:delText xml:space="preserve"> in soccer</w:delText>
        </w:r>
        <w:r w:rsidR="00535B63" w:rsidDel="00966348">
          <w:delText xml:space="preserve"> is</w:delText>
        </w:r>
        <w:r w:rsidR="005D7652" w:rsidDel="00966348">
          <w:delText>,</w:delText>
        </w:r>
        <w:r w:rsidR="003728B6" w:rsidDel="00966348">
          <w:delText xml:space="preserve"> </w:delText>
        </w:r>
        <w:r w:rsidR="00E17007" w:rsidDel="00966348">
          <w:delText xml:space="preserve">in a short time, three players do a series of </w:delText>
        </w:r>
        <w:r w:rsidR="00AB7AC4" w:rsidDel="00966348">
          <w:delText xml:space="preserve">cooperate including passing ball to each other, </w:delText>
        </w:r>
        <w:r w:rsidR="008C4978" w:rsidDel="00966348">
          <w:delText>finishing</w:delText>
        </w:r>
        <w:r w:rsidR="00AB7AC4" w:rsidDel="00966348">
          <w:delText xml:space="preserve"> </w:delText>
        </w:r>
        <w:r w:rsidR="008C4978" w:rsidDel="00966348">
          <w:delText>shooting.</w:delText>
        </w:r>
      </w:del>
      <w:ins w:id="130" w:author="向 佳雯" w:date="2020-02-17T21:25:00Z">
        <w:r w:rsidR="00966348" w:rsidRPr="00966348">
          <w:rPr>
            <w:kern w:val="0"/>
          </w:rPr>
          <w:t xml:space="preserve"> </w:t>
        </w:r>
        <w:r w:rsidR="00966348" w:rsidRPr="00966348">
          <w:t>In soccer,</w:t>
        </w:r>
      </w:ins>
      <w:r w:rsidR="00FB4849">
        <w:t xml:space="preserve"> t</w:t>
      </w:r>
      <w:ins w:id="131" w:author="向 佳雯" w:date="2020-02-17T21:25:00Z">
        <w:r w:rsidR="00966348" w:rsidRPr="00966348">
          <w:t>riadic configuration refers to the situation that three players complete a series of cooperation including passing ball to each other and finishing shooting.</w:t>
        </w:r>
        <w:r w:rsidR="00966348">
          <w:t xml:space="preserve"> </w:t>
        </w:r>
      </w:ins>
      <w:del w:id="132" w:author="向 佳雯" w:date="2020-02-17T21:25:00Z">
        <w:r w:rsidR="00FB35F5" w:rsidDel="00966348">
          <w:delText xml:space="preserve"> </w:delText>
        </w:r>
      </w:del>
      <w:r w:rsidR="00FB35F5">
        <w:t xml:space="preserve">In </w:t>
      </w:r>
      <w:ins w:id="133" w:author="向 佳雯" w:date="2020-02-17T21:26:00Z">
        <w:r w:rsidR="00966348">
          <w:t xml:space="preserve">the </w:t>
        </w:r>
      </w:ins>
      <w:r w:rsidR="00FB35F5">
        <w:t xml:space="preserve">network, we </w:t>
      </w:r>
      <w:del w:id="134" w:author="向 佳雯" w:date="2020-02-17T21:27:00Z">
        <w:r w:rsidR="00FB35F5" w:rsidDel="00547678">
          <w:delText xml:space="preserve">take </w:delText>
        </w:r>
      </w:del>
      <w:ins w:id="135" w:author="向 佳雯" w:date="2020-02-17T21:27:00Z">
        <w:r w:rsidR="00547678">
          <w:t xml:space="preserve">consider </w:t>
        </w:r>
      </w:ins>
      <w:r w:rsidR="00FB35F5">
        <w:t xml:space="preserve">a </w:t>
      </w:r>
      <w:r w:rsidR="0054227E">
        <w:t xml:space="preserve">passing </w:t>
      </w:r>
      <w:r w:rsidR="00FB35F5">
        <w:t>path of length 2 as</w:t>
      </w:r>
      <w:r w:rsidR="000A5C1E">
        <w:t xml:space="preserve"> a small triadic </w:t>
      </w:r>
      <w:del w:id="136" w:author="向 佳雯" w:date="2020-02-17T21:27:00Z">
        <w:r w:rsidR="000A5C1E" w:rsidDel="00547678">
          <w:delText>operation</w:delText>
        </w:r>
      </w:del>
      <w:ins w:id="137" w:author="向 佳雯" w:date="2020-02-17T21:27:00Z">
        <w:r w:rsidR="00547678">
          <w:t>coo</w:t>
        </w:r>
      </w:ins>
      <w:ins w:id="138" w:author="向 佳雯" w:date="2020-02-17T21:28:00Z">
        <w:r w:rsidR="00547678">
          <w:t>p</w:t>
        </w:r>
      </w:ins>
      <w:ins w:id="139" w:author="向 佳雯" w:date="2020-02-17T21:27:00Z">
        <w:r w:rsidR="00547678">
          <w:t>eration</w:t>
        </w:r>
      </w:ins>
      <w:r w:rsidR="00887CD9">
        <w:t xml:space="preserve">. </w:t>
      </w:r>
      <w:r w:rsidR="001B1E73">
        <w:t>In other word</w:t>
      </w:r>
      <w:r w:rsidR="00CA4626">
        <w:t>s,</w:t>
      </w:r>
      <w:r w:rsidR="001B1E73">
        <w:t xml:space="preserve"> </w:t>
      </w:r>
      <w:ins w:id="140" w:author="向 佳雯" w:date="2020-02-17T21:29:00Z">
        <w:r w:rsidR="00547678">
          <w:t xml:space="preserve">if there are </w:t>
        </w:r>
      </w:ins>
      <w:ins w:id="141" w:author="向 佳雯" w:date="2020-02-17T21:30:00Z">
        <w:r w:rsidR="00547678">
          <w:t>two consecutive passes between three players,</w:t>
        </w:r>
      </w:ins>
      <w:ins w:id="142" w:author="向 佳雯" w:date="2020-02-17T21:31:00Z">
        <w:r w:rsidR="00547678">
          <w:t xml:space="preserve"> we will</w:t>
        </w:r>
      </w:ins>
      <w:ins w:id="143" w:author="向 佳雯" w:date="2020-02-17T21:32:00Z">
        <w:r w:rsidR="00547678">
          <w:t xml:space="preserve"> regard these three people as a </w:t>
        </w:r>
      </w:ins>
      <w:ins w:id="144" w:author="向 佳雯" w:date="2020-02-17T21:33:00Z">
        <w:r w:rsidR="00547678">
          <w:t xml:space="preserve">triadic pattern. </w:t>
        </w:r>
      </w:ins>
      <w:del w:id="145" w:author="向 佳雯" w:date="2020-02-17T21:29:00Z">
        <w:r w:rsidR="0029238E" w:rsidDel="00547678">
          <w:delText>The o</w:delText>
        </w:r>
        <w:r w:rsidR="00A557E9" w:rsidDel="00547678">
          <w:delText>peration is</w:delText>
        </w:r>
        <w:r w:rsidR="00AD2CAF" w:rsidDel="00547678">
          <w:delText xml:space="preserve"> </w:delText>
        </w:r>
        <w:r w:rsidR="000427C7" w:rsidDel="00547678">
          <w:delText>also c</w:delText>
        </w:r>
        <w:r w:rsidR="008547A9" w:rsidDel="00547678">
          <w:delText>onsidered</w:delText>
        </w:r>
        <w:r w:rsidR="00AD2CAF" w:rsidDel="00547678">
          <w:delText xml:space="preserve"> as </w:delText>
        </w:r>
        <w:r w:rsidR="00CE543E" w:rsidDel="00547678">
          <w:delText>twice</w:delText>
        </w:r>
        <w:r w:rsidR="00AD2CAF" w:rsidDel="00547678">
          <w:delText xml:space="preserve"> continues passing among three players</w:delText>
        </w:r>
        <w:r w:rsidR="000A5C1E" w:rsidDel="00547678">
          <w:delText xml:space="preserve">. </w:delText>
        </w:r>
      </w:del>
      <w:del w:id="146" w:author="向 佳雯" w:date="2020-02-17T21:34:00Z">
        <w:r w:rsidR="000A5C1E" w:rsidDel="00547678">
          <w:delText xml:space="preserve">And we count all the number of </w:delText>
        </w:r>
        <w:r w:rsidR="00260388" w:rsidDel="00547678">
          <w:delText xml:space="preserve">this kind of operation </w:delText>
        </w:r>
        <w:r w:rsidR="007F08FF" w:rsidDel="00547678">
          <w:delText xml:space="preserve">for each </w:delText>
        </w:r>
        <w:r w:rsidR="00A319D1" w:rsidDel="00547678">
          <w:delText>three teammates.</w:delText>
        </w:r>
      </w:del>
      <w:r w:rsidR="00A319D1">
        <w:t xml:space="preserve"> </w:t>
      </w:r>
      <w:ins w:id="147" w:author="向 佳雯" w:date="2020-02-17T21:34:00Z">
        <w:r w:rsidR="00547678" w:rsidRPr="00547678">
          <w:t xml:space="preserve">And we count the frequency of this kind of </w:t>
        </w:r>
        <w:r w:rsidR="00547678">
          <w:t>co</w:t>
        </w:r>
        <w:r w:rsidR="00547678" w:rsidRPr="00547678">
          <w:t>operation between every three teammates.</w:t>
        </w:r>
        <w:commentRangeStart w:id="148"/>
        <w:commentRangeEnd w:id="148"/>
        <w:r w:rsidR="00547678" w:rsidRPr="00547678">
          <w:commentReference w:id="148"/>
        </w:r>
        <w:r w:rsidR="00547678">
          <w:t xml:space="preserve"> </w:t>
        </w:r>
      </w:ins>
      <w:r w:rsidR="00E37C3C">
        <w:t>Top ten</w:t>
      </w:r>
      <w:r w:rsidR="00301633">
        <w:t xml:space="preserve"> Huskies</w:t>
      </w:r>
      <w:r w:rsidR="00E37C3C">
        <w:t xml:space="preserve"> triadic </w:t>
      </w:r>
      <w:r w:rsidR="00A41409">
        <w:rPr>
          <w:rFonts w:hint="eastAsia"/>
        </w:rPr>
        <w:t>groups</w:t>
      </w:r>
      <w:r w:rsidR="00E37C3C">
        <w:t xml:space="preserve"> are shown below:</w:t>
      </w:r>
    </w:p>
    <w:p w14:paraId="09449DAA" w14:textId="77777777" w:rsidR="00726393" w:rsidRDefault="00726393" w:rsidP="00253403">
      <w:pPr>
        <w:pStyle w:val="table"/>
      </w:pPr>
      <w:bookmarkStart w:id="149" w:name="_Ref32727026"/>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5</w:t>
      </w:r>
      <w:r w:rsidR="00DE49B6">
        <w:rPr>
          <w:noProof/>
        </w:rPr>
        <w:fldChar w:fldCharType="end"/>
      </w:r>
      <w:r>
        <w:t xml:space="preserve"> : Top ten of Huskies </w:t>
      </w:r>
      <w:r w:rsidR="00C64FA5">
        <w:t>triadic</w:t>
      </w:r>
      <w:r>
        <w:t xml:space="preserve"> group</w:t>
      </w:r>
      <w:bookmarkEnd w:id="149"/>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283"/>
        <w:gridCol w:w="1283"/>
        <w:gridCol w:w="694"/>
        <w:gridCol w:w="1217"/>
        <w:gridCol w:w="1283"/>
        <w:gridCol w:w="1283"/>
        <w:gridCol w:w="694"/>
      </w:tblGrid>
      <w:tr w:rsidR="00253403" w:rsidRPr="00253403" w14:paraId="4AF0D973" w14:textId="77777777" w:rsidTr="00253403">
        <w:trPr>
          <w:trHeight w:val="326"/>
          <w:jc w:val="center"/>
        </w:trPr>
        <w:tc>
          <w:tcPr>
            <w:tcW w:w="1217" w:type="dxa"/>
            <w:shd w:val="clear" w:color="auto" w:fill="auto"/>
            <w:noWrap/>
            <w:vAlign w:val="center"/>
            <w:hideMark/>
          </w:tcPr>
          <w:p w14:paraId="28612860" w14:textId="77777777" w:rsidR="001A02EF" w:rsidRPr="00253403" w:rsidRDefault="001A02EF" w:rsidP="00253403">
            <w:pPr>
              <w:pStyle w:val="table"/>
              <w:rPr>
                <w:sz w:val="20"/>
              </w:rPr>
            </w:pPr>
            <w:r w:rsidRPr="00253403">
              <w:rPr>
                <w:rFonts w:hint="eastAsia"/>
                <w:sz w:val="20"/>
              </w:rPr>
              <w:t>player1</w:t>
            </w:r>
          </w:p>
        </w:tc>
        <w:tc>
          <w:tcPr>
            <w:tcW w:w="1283" w:type="dxa"/>
            <w:shd w:val="clear" w:color="auto" w:fill="auto"/>
            <w:noWrap/>
            <w:vAlign w:val="center"/>
            <w:hideMark/>
          </w:tcPr>
          <w:p w14:paraId="3256A565" w14:textId="77777777" w:rsidR="001A02EF" w:rsidRPr="00253403" w:rsidRDefault="001A02EF" w:rsidP="00253403">
            <w:pPr>
              <w:pStyle w:val="table"/>
              <w:rPr>
                <w:sz w:val="20"/>
              </w:rPr>
            </w:pPr>
            <w:r w:rsidRPr="00253403">
              <w:rPr>
                <w:rFonts w:hint="eastAsia"/>
                <w:sz w:val="20"/>
              </w:rPr>
              <w:t>player2</w:t>
            </w:r>
          </w:p>
        </w:tc>
        <w:tc>
          <w:tcPr>
            <w:tcW w:w="1283" w:type="dxa"/>
            <w:shd w:val="clear" w:color="auto" w:fill="auto"/>
            <w:noWrap/>
            <w:vAlign w:val="center"/>
            <w:hideMark/>
          </w:tcPr>
          <w:p w14:paraId="4113E836" w14:textId="77777777" w:rsidR="001A02EF" w:rsidRPr="00253403" w:rsidRDefault="001A02EF" w:rsidP="00253403">
            <w:pPr>
              <w:pStyle w:val="table"/>
              <w:rPr>
                <w:sz w:val="20"/>
              </w:rPr>
            </w:pPr>
            <w:r w:rsidRPr="00253403">
              <w:rPr>
                <w:rFonts w:hint="eastAsia"/>
                <w:sz w:val="20"/>
              </w:rPr>
              <w:t>player3</w:t>
            </w:r>
          </w:p>
        </w:tc>
        <w:tc>
          <w:tcPr>
            <w:tcW w:w="694" w:type="dxa"/>
            <w:shd w:val="clear" w:color="auto" w:fill="auto"/>
            <w:noWrap/>
            <w:vAlign w:val="center"/>
            <w:hideMark/>
          </w:tcPr>
          <w:p w14:paraId="33C03543" w14:textId="77777777" w:rsidR="001A02EF" w:rsidRPr="00253403" w:rsidRDefault="001A02EF" w:rsidP="00253403">
            <w:pPr>
              <w:pStyle w:val="table"/>
              <w:rPr>
                <w:sz w:val="20"/>
              </w:rPr>
            </w:pPr>
            <w:r w:rsidRPr="00253403">
              <w:rPr>
                <w:rFonts w:hint="eastAsia"/>
                <w:sz w:val="20"/>
              </w:rPr>
              <w:t>count</w:t>
            </w:r>
          </w:p>
        </w:tc>
        <w:tc>
          <w:tcPr>
            <w:tcW w:w="1217" w:type="dxa"/>
            <w:shd w:val="clear" w:color="auto" w:fill="auto"/>
            <w:noWrap/>
            <w:vAlign w:val="center"/>
            <w:hideMark/>
          </w:tcPr>
          <w:p w14:paraId="6FC8166A" w14:textId="77777777" w:rsidR="001A02EF" w:rsidRPr="00253403" w:rsidRDefault="001A02EF" w:rsidP="00253403">
            <w:pPr>
              <w:pStyle w:val="table"/>
              <w:rPr>
                <w:sz w:val="20"/>
              </w:rPr>
            </w:pPr>
            <w:r w:rsidRPr="00253403">
              <w:rPr>
                <w:rFonts w:hint="eastAsia"/>
                <w:sz w:val="20"/>
              </w:rPr>
              <w:t>player1</w:t>
            </w:r>
          </w:p>
        </w:tc>
        <w:tc>
          <w:tcPr>
            <w:tcW w:w="1283" w:type="dxa"/>
            <w:shd w:val="clear" w:color="auto" w:fill="auto"/>
            <w:noWrap/>
            <w:vAlign w:val="center"/>
            <w:hideMark/>
          </w:tcPr>
          <w:p w14:paraId="6A10E0DC" w14:textId="77777777" w:rsidR="001A02EF" w:rsidRPr="00253403" w:rsidRDefault="001A02EF" w:rsidP="00253403">
            <w:pPr>
              <w:pStyle w:val="table"/>
              <w:rPr>
                <w:sz w:val="20"/>
              </w:rPr>
            </w:pPr>
            <w:r w:rsidRPr="00253403">
              <w:rPr>
                <w:rFonts w:hint="eastAsia"/>
                <w:sz w:val="20"/>
              </w:rPr>
              <w:t>player2</w:t>
            </w:r>
          </w:p>
        </w:tc>
        <w:tc>
          <w:tcPr>
            <w:tcW w:w="1283" w:type="dxa"/>
            <w:shd w:val="clear" w:color="auto" w:fill="auto"/>
            <w:noWrap/>
            <w:vAlign w:val="center"/>
            <w:hideMark/>
          </w:tcPr>
          <w:p w14:paraId="248F379B" w14:textId="77777777" w:rsidR="001A02EF" w:rsidRPr="00253403" w:rsidRDefault="001A02EF" w:rsidP="00253403">
            <w:pPr>
              <w:pStyle w:val="table"/>
              <w:rPr>
                <w:sz w:val="20"/>
              </w:rPr>
            </w:pPr>
            <w:r w:rsidRPr="00253403">
              <w:rPr>
                <w:rFonts w:hint="eastAsia"/>
                <w:sz w:val="20"/>
              </w:rPr>
              <w:t>player3</w:t>
            </w:r>
          </w:p>
        </w:tc>
        <w:tc>
          <w:tcPr>
            <w:tcW w:w="382" w:type="dxa"/>
            <w:shd w:val="clear" w:color="auto" w:fill="auto"/>
            <w:noWrap/>
            <w:vAlign w:val="center"/>
            <w:hideMark/>
          </w:tcPr>
          <w:p w14:paraId="25550D6D" w14:textId="77777777" w:rsidR="001A02EF" w:rsidRPr="00253403" w:rsidRDefault="001A02EF" w:rsidP="00253403">
            <w:pPr>
              <w:pStyle w:val="table"/>
              <w:rPr>
                <w:sz w:val="20"/>
              </w:rPr>
            </w:pPr>
            <w:r w:rsidRPr="00253403">
              <w:rPr>
                <w:rFonts w:hint="eastAsia"/>
                <w:sz w:val="20"/>
              </w:rPr>
              <w:t>count</w:t>
            </w:r>
          </w:p>
        </w:tc>
      </w:tr>
      <w:tr w:rsidR="00253403" w:rsidRPr="00253403" w14:paraId="0CDA9449" w14:textId="77777777" w:rsidTr="00253403">
        <w:trPr>
          <w:trHeight w:val="326"/>
          <w:jc w:val="center"/>
        </w:trPr>
        <w:tc>
          <w:tcPr>
            <w:tcW w:w="1217" w:type="dxa"/>
            <w:shd w:val="clear" w:color="auto" w:fill="auto"/>
            <w:noWrap/>
            <w:vAlign w:val="center"/>
            <w:hideMark/>
          </w:tcPr>
          <w:p w14:paraId="14D2FC3A" w14:textId="77777777" w:rsidR="001A02EF" w:rsidRPr="00253403" w:rsidRDefault="001A02EF" w:rsidP="00253403">
            <w:pPr>
              <w:pStyle w:val="table"/>
              <w:rPr>
                <w:sz w:val="20"/>
              </w:rPr>
            </w:pPr>
            <w:r w:rsidRPr="00253403">
              <w:rPr>
                <w:rFonts w:hint="eastAsia"/>
                <w:sz w:val="20"/>
              </w:rPr>
              <w:t>Huskies_F2</w:t>
            </w:r>
          </w:p>
        </w:tc>
        <w:tc>
          <w:tcPr>
            <w:tcW w:w="1283" w:type="dxa"/>
            <w:shd w:val="clear" w:color="auto" w:fill="auto"/>
            <w:noWrap/>
            <w:vAlign w:val="center"/>
            <w:hideMark/>
          </w:tcPr>
          <w:p w14:paraId="7D2302AD" w14:textId="77777777" w:rsidR="001A02EF" w:rsidRPr="00253403" w:rsidRDefault="001A02EF" w:rsidP="00253403">
            <w:pPr>
              <w:pStyle w:val="table"/>
              <w:rPr>
                <w:sz w:val="20"/>
              </w:rPr>
            </w:pPr>
            <w:r w:rsidRPr="00253403">
              <w:rPr>
                <w:rFonts w:hint="eastAsia"/>
                <w:sz w:val="20"/>
              </w:rPr>
              <w:t>Huskies_D5</w:t>
            </w:r>
          </w:p>
        </w:tc>
        <w:tc>
          <w:tcPr>
            <w:tcW w:w="1283" w:type="dxa"/>
            <w:shd w:val="clear" w:color="auto" w:fill="auto"/>
            <w:noWrap/>
            <w:vAlign w:val="center"/>
            <w:hideMark/>
          </w:tcPr>
          <w:p w14:paraId="432A9D3C" w14:textId="77777777" w:rsidR="001A02EF" w:rsidRPr="00253403" w:rsidRDefault="001A02EF" w:rsidP="00253403">
            <w:pPr>
              <w:pStyle w:val="table"/>
              <w:rPr>
                <w:sz w:val="20"/>
              </w:rPr>
            </w:pPr>
            <w:r w:rsidRPr="00253403">
              <w:rPr>
                <w:rFonts w:hint="eastAsia"/>
                <w:sz w:val="20"/>
              </w:rPr>
              <w:t>Huskies_M6</w:t>
            </w:r>
          </w:p>
        </w:tc>
        <w:tc>
          <w:tcPr>
            <w:tcW w:w="694" w:type="dxa"/>
            <w:shd w:val="clear" w:color="auto" w:fill="auto"/>
            <w:noWrap/>
            <w:vAlign w:val="center"/>
            <w:hideMark/>
          </w:tcPr>
          <w:p w14:paraId="54DEE056" w14:textId="77777777" w:rsidR="001A02EF" w:rsidRPr="00253403" w:rsidRDefault="001A02EF" w:rsidP="00253403">
            <w:pPr>
              <w:pStyle w:val="table"/>
              <w:rPr>
                <w:sz w:val="20"/>
              </w:rPr>
            </w:pPr>
            <w:r w:rsidRPr="00253403">
              <w:rPr>
                <w:rFonts w:hint="eastAsia"/>
                <w:sz w:val="20"/>
              </w:rPr>
              <w:t>30</w:t>
            </w:r>
          </w:p>
        </w:tc>
        <w:tc>
          <w:tcPr>
            <w:tcW w:w="1217" w:type="dxa"/>
            <w:shd w:val="clear" w:color="auto" w:fill="auto"/>
            <w:noWrap/>
            <w:vAlign w:val="center"/>
            <w:hideMark/>
          </w:tcPr>
          <w:p w14:paraId="05511F68" w14:textId="77777777" w:rsidR="001A02EF" w:rsidRPr="00253403" w:rsidRDefault="001A02EF" w:rsidP="00253403">
            <w:pPr>
              <w:pStyle w:val="table"/>
              <w:rPr>
                <w:sz w:val="20"/>
              </w:rPr>
            </w:pPr>
            <w:r w:rsidRPr="00253403">
              <w:rPr>
                <w:rFonts w:hint="eastAsia"/>
                <w:sz w:val="20"/>
              </w:rPr>
              <w:t>Huskies_F2</w:t>
            </w:r>
          </w:p>
        </w:tc>
        <w:tc>
          <w:tcPr>
            <w:tcW w:w="1283" w:type="dxa"/>
            <w:shd w:val="clear" w:color="auto" w:fill="auto"/>
            <w:noWrap/>
            <w:vAlign w:val="center"/>
            <w:hideMark/>
          </w:tcPr>
          <w:p w14:paraId="142E9C4B" w14:textId="77777777" w:rsidR="001A02EF" w:rsidRPr="00253403" w:rsidRDefault="001A02EF" w:rsidP="00253403">
            <w:pPr>
              <w:pStyle w:val="table"/>
              <w:rPr>
                <w:sz w:val="20"/>
              </w:rPr>
            </w:pPr>
            <w:r w:rsidRPr="00253403">
              <w:rPr>
                <w:rFonts w:hint="eastAsia"/>
                <w:sz w:val="20"/>
              </w:rPr>
              <w:t>Huskies_D2</w:t>
            </w:r>
          </w:p>
        </w:tc>
        <w:tc>
          <w:tcPr>
            <w:tcW w:w="1283" w:type="dxa"/>
            <w:shd w:val="clear" w:color="auto" w:fill="auto"/>
            <w:noWrap/>
            <w:vAlign w:val="center"/>
            <w:hideMark/>
          </w:tcPr>
          <w:p w14:paraId="5B2EB5F9" w14:textId="77777777" w:rsidR="001A02EF" w:rsidRPr="00253403" w:rsidRDefault="001A02EF" w:rsidP="00253403">
            <w:pPr>
              <w:pStyle w:val="table"/>
              <w:rPr>
                <w:sz w:val="20"/>
              </w:rPr>
            </w:pPr>
            <w:r w:rsidRPr="00253403">
              <w:rPr>
                <w:rFonts w:hint="eastAsia"/>
                <w:sz w:val="20"/>
              </w:rPr>
              <w:t>Huskies_D6</w:t>
            </w:r>
          </w:p>
        </w:tc>
        <w:tc>
          <w:tcPr>
            <w:tcW w:w="382" w:type="dxa"/>
            <w:shd w:val="clear" w:color="auto" w:fill="auto"/>
            <w:noWrap/>
            <w:vAlign w:val="center"/>
            <w:hideMark/>
          </w:tcPr>
          <w:p w14:paraId="2A07EB4C" w14:textId="77777777" w:rsidR="001A02EF" w:rsidRPr="00253403" w:rsidRDefault="001A02EF" w:rsidP="00253403">
            <w:pPr>
              <w:pStyle w:val="table"/>
              <w:rPr>
                <w:sz w:val="20"/>
              </w:rPr>
            </w:pPr>
            <w:r w:rsidRPr="00253403">
              <w:rPr>
                <w:rFonts w:hint="eastAsia"/>
                <w:sz w:val="20"/>
              </w:rPr>
              <w:t>19</w:t>
            </w:r>
          </w:p>
        </w:tc>
      </w:tr>
      <w:tr w:rsidR="00253403" w:rsidRPr="00253403" w14:paraId="275BF103" w14:textId="77777777" w:rsidTr="00253403">
        <w:trPr>
          <w:trHeight w:val="326"/>
          <w:jc w:val="center"/>
        </w:trPr>
        <w:tc>
          <w:tcPr>
            <w:tcW w:w="1217" w:type="dxa"/>
            <w:shd w:val="clear" w:color="auto" w:fill="auto"/>
            <w:noWrap/>
            <w:vAlign w:val="center"/>
            <w:hideMark/>
          </w:tcPr>
          <w:p w14:paraId="3877678C" w14:textId="77777777" w:rsidR="001A02EF" w:rsidRPr="00253403" w:rsidRDefault="001A02EF" w:rsidP="00253403">
            <w:pPr>
              <w:pStyle w:val="table"/>
              <w:rPr>
                <w:sz w:val="20"/>
              </w:rPr>
            </w:pPr>
            <w:r w:rsidRPr="00253403">
              <w:rPr>
                <w:rFonts w:hint="eastAsia"/>
                <w:sz w:val="20"/>
              </w:rPr>
              <w:t>Huskies_F2</w:t>
            </w:r>
          </w:p>
        </w:tc>
        <w:tc>
          <w:tcPr>
            <w:tcW w:w="1283" w:type="dxa"/>
            <w:shd w:val="clear" w:color="auto" w:fill="auto"/>
            <w:noWrap/>
            <w:vAlign w:val="center"/>
            <w:hideMark/>
          </w:tcPr>
          <w:p w14:paraId="57CC3415" w14:textId="77777777" w:rsidR="001A02EF" w:rsidRPr="00253403" w:rsidRDefault="001A02EF" w:rsidP="00253403">
            <w:pPr>
              <w:pStyle w:val="table"/>
              <w:rPr>
                <w:sz w:val="20"/>
              </w:rPr>
            </w:pPr>
            <w:r w:rsidRPr="00253403">
              <w:rPr>
                <w:rFonts w:hint="eastAsia"/>
                <w:sz w:val="20"/>
              </w:rPr>
              <w:t>Huskies_M3</w:t>
            </w:r>
          </w:p>
        </w:tc>
        <w:tc>
          <w:tcPr>
            <w:tcW w:w="1283" w:type="dxa"/>
            <w:shd w:val="clear" w:color="auto" w:fill="auto"/>
            <w:noWrap/>
            <w:vAlign w:val="center"/>
            <w:hideMark/>
          </w:tcPr>
          <w:p w14:paraId="4FF6FBBE" w14:textId="77777777" w:rsidR="001A02EF" w:rsidRPr="00253403" w:rsidRDefault="001A02EF" w:rsidP="00253403">
            <w:pPr>
              <w:pStyle w:val="table"/>
              <w:rPr>
                <w:sz w:val="20"/>
              </w:rPr>
            </w:pPr>
            <w:r w:rsidRPr="00253403">
              <w:rPr>
                <w:rFonts w:hint="eastAsia"/>
                <w:sz w:val="20"/>
              </w:rPr>
              <w:t>Huskies_D5</w:t>
            </w:r>
          </w:p>
        </w:tc>
        <w:tc>
          <w:tcPr>
            <w:tcW w:w="694" w:type="dxa"/>
            <w:shd w:val="clear" w:color="auto" w:fill="auto"/>
            <w:noWrap/>
            <w:vAlign w:val="center"/>
            <w:hideMark/>
          </w:tcPr>
          <w:p w14:paraId="51249A5D" w14:textId="77777777" w:rsidR="001A02EF" w:rsidRPr="00253403" w:rsidRDefault="001A02EF" w:rsidP="00253403">
            <w:pPr>
              <w:pStyle w:val="table"/>
              <w:rPr>
                <w:sz w:val="20"/>
              </w:rPr>
            </w:pPr>
            <w:r w:rsidRPr="00253403">
              <w:rPr>
                <w:rFonts w:hint="eastAsia"/>
                <w:sz w:val="20"/>
              </w:rPr>
              <w:t>26</w:t>
            </w:r>
          </w:p>
        </w:tc>
        <w:tc>
          <w:tcPr>
            <w:tcW w:w="1217" w:type="dxa"/>
            <w:shd w:val="clear" w:color="auto" w:fill="auto"/>
            <w:noWrap/>
            <w:vAlign w:val="center"/>
            <w:hideMark/>
          </w:tcPr>
          <w:p w14:paraId="0442C2AC" w14:textId="77777777" w:rsidR="001A02EF" w:rsidRPr="00253403" w:rsidRDefault="001A02EF" w:rsidP="00253403">
            <w:pPr>
              <w:pStyle w:val="table"/>
              <w:rPr>
                <w:sz w:val="20"/>
              </w:rPr>
            </w:pPr>
            <w:r w:rsidRPr="00253403">
              <w:rPr>
                <w:rFonts w:hint="eastAsia"/>
                <w:sz w:val="20"/>
              </w:rPr>
              <w:t>Huskies_F2</w:t>
            </w:r>
          </w:p>
        </w:tc>
        <w:tc>
          <w:tcPr>
            <w:tcW w:w="1283" w:type="dxa"/>
            <w:shd w:val="clear" w:color="auto" w:fill="auto"/>
            <w:noWrap/>
            <w:vAlign w:val="center"/>
            <w:hideMark/>
          </w:tcPr>
          <w:p w14:paraId="1032EEA5" w14:textId="77777777" w:rsidR="001A02EF" w:rsidRPr="00253403" w:rsidRDefault="001A02EF" w:rsidP="00253403">
            <w:pPr>
              <w:pStyle w:val="table"/>
              <w:rPr>
                <w:sz w:val="20"/>
              </w:rPr>
            </w:pPr>
            <w:r w:rsidRPr="00253403">
              <w:rPr>
                <w:rFonts w:hint="eastAsia"/>
                <w:sz w:val="20"/>
              </w:rPr>
              <w:t>Huskies_D5</w:t>
            </w:r>
          </w:p>
        </w:tc>
        <w:tc>
          <w:tcPr>
            <w:tcW w:w="1283" w:type="dxa"/>
            <w:shd w:val="clear" w:color="auto" w:fill="auto"/>
            <w:noWrap/>
            <w:vAlign w:val="center"/>
            <w:hideMark/>
          </w:tcPr>
          <w:p w14:paraId="0CF9DF39" w14:textId="77777777" w:rsidR="001A02EF" w:rsidRPr="00253403" w:rsidRDefault="001A02EF" w:rsidP="00253403">
            <w:pPr>
              <w:pStyle w:val="table"/>
              <w:rPr>
                <w:sz w:val="20"/>
              </w:rPr>
            </w:pPr>
            <w:r w:rsidRPr="00253403">
              <w:rPr>
                <w:rFonts w:hint="eastAsia"/>
                <w:sz w:val="20"/>
              </w:rPr>
              <w:t>Huskies_M4</w:t>
            </w:r>
          </w:p>
        </w:tc>
        <w:tc>
          <w:tcPr>
            <w:tcW w:w="382" w:type="dxa"/>
            <w:shd w:val="clear" w:color="auto" w:fill="auto"/>
            <w:noWrap/>
            <w:vAlign w:val="center"/>
            <w:hideMark/>
          </w:tcPr>
          <w:p w14:paraId="68F558C8" w14:textId="77777777" w:rsidR="001A02EF" w:rsidRPr="00253403" w:rsidRDefault="001A02EF" w:rsidP="00253403">
            <w:pPr>
              <w:pStyle w:val="table"/>
              <w:rPr>
                <w:sz w:val="20"/>
              </w:rPr>
            </w:pPr>
            <w:r w:rsidRPr="00253403">
              <w:rPr>
                <w:rFonts w:hint="eastAsia"/>
                <w:sz w:val="20"/>
              </w:rPr>
              <w:t>18</w:t>
            </w:r>
          </w:p>
        </w:tc>
      </w:tr>
      <w:tr w:rsidR="00253403" w:rsidRPr="00253403" w14:paraId="44DF9907" w14:textId="77777777" w:rsidTr="00253403">
        <w:trPr>
          <w:trHeight w:val="326"/>
          <w:jc w:val="center"/>
        </w:trPr>
        <w:tc>
          <w:tcPr>
            <w:tcW w:w="1217" w:type="dxa"/>
            <w:shd w:val="clear" w:color="auto" w:fill="auto"/>
            <w:noWrap/>
            <w:vAlign w:val="center"/>
            <w:hideMark/>
          </w:tcPr>
          <w:p w14:paraId="0D39B957" w14:textId="77777777" w:rsidR="001A02EF" w:rsidRPr="00253403" w:rsidRDefault="001A02EF" w:rsidP="00253403">
            <w:pPr>
              <w:pStyle w:val="table"/>
              <w:rPr>
                <w:sz w:val="20"/>
              </w:rPr>
            </w:pPr>
            <w:r w:rsidRPr="00253403">
              <w:rPr>
                <w:rFonts w:hint="eastAsia"/>
                <w:sz w:val="20"/>
              </w:rPr>
              <w:t>Huskies_F2</w:t>
            </w:r>
          </w:p>
        </w:tc>
        <w:tc>
          <w:tcPr>
            <w:tcW w:w="1283" w:type="dxa"/>
            <w:shd w:val="clear" w:color="auto" w:fill="auto"/>
            <w:noWrap/>
            <w:vAlign w:val="center"/>
            <w:hideMark/>
          </w:tcPr>
          <w:p w14:paraId="7A87E963" w14:textId="77777777" w:rsidR="001A02EF" w:rsidRPr="00253403" w:rsidRDefault="001A02EF" w:rsidP="00253403">
            <w:pPr>
              <w:pStyle w:val="table"/>
              <w:rPr>
                <w:sz w:val="20"/>
              </w:rPr>
            </w:pPr>
            <w:r w:rsidRPr="00253403">
              <w:rPr>
                <w:rFonts w:hint="eastAsia"/>
                <w:sz w:val="20"/>
              </w:rPr>
              <w:t>Huskies_D3</w:t>
            </w:r>
          </w:p>
        </w:tc>
        <w:tc>
          <w:tcPr>
            <w:tcW w:w="1283" w:type="dxa"/>
            <w:shd w:val="clear" w:color="auto" w:fill="auto"/>
            <w:noWrap/>
            <w:vAlign w:val="center"/>
            <w:hideMark/>
          </w:tcPr>
          <w:p w14:paraId="4B11704D" w14:textId="77777777" w:rsidR="001A02EF" w:rsidRPr="00253403" w:rsidRDefault="001A02EF" w:rsidP="00253403">
            <w:pPr>
              <w:pStyle w:val="table"/>
              <w:rPr>
                <w:sz w:val="20"/>
              </w:rPr>
            </w:pPr>
            <w:r w:rsidRPr="00253403">
              <w:rPr>
                <w:rFonts w:hint="eastAsia"/>
                <w:sz w:val="20"/>
              </w:rPr>
              <w:t>Huskies_D8</w:t>
            </w:r>
          </w:p>
        </w:tc>
        <w:tc>
          <w:tcPr>
            <w:tcW w:w="694" w:type="dxa"/>
            <w:shd w:val="clear" w:color="auto" w:fill="auto"/>
            <w:noWrap/>
            <w:vAlign w:val="center"/>
            <w:hideMark/>
          </w:tcPr>
          <w:p w14:paraId="770E2531" w14:textId="77777777" w:rsidR="001A02EF" w:rsidRPr="00253403" w:rsidRDefault="001A02EF" w:rsidP="00253403">
            <w:pPr>
              <w:pStyle w:val="table"/>
              <w:rPr>
                <w:sz w:val="20"/>
              </w:rPr>
            </w:pPr>
            <w:r w:rsidRPr="00253403">
              <w:rPr>
                <w:rFonts w:hint="eastAsia"/>
                <w:sz w:val="20"/>
              </w:rPr>
              <w:t>23</w:t>
            </w:r>
          </w:p>
        </w:tc>
        <w:tc>
          <w:tcPr>
            <w:tcW w:w="1217" w:type="dxa"/>
            <w:shd w:val="clear" w:color="auto" w:fill="auto"/>
            <w:noWrap/>
            <w:vAlign w:val="center"/>
            <w:hideMark/>
          </w:tcPr>
          <w:p w14:paraId="74B5C63A" w14:textId="77777777" w:rsidR="001A02EF" w:rsidRPr="00253403" w:rsidRDefault="001A02EF" w:rsidP="00253403">
            <w:pPr>
              <w:pStyle w:val="table"/>
              <w:rPr>
                <w:sz w:val="20"/>
              </w:rPr>
            </w:pPr>
            <w:r w:rsidRPr="00253403">
              <w:rPr>
                <w:rFonts w:hint="eastAsia"/>
                <w:sz w:val="20"/>
              </w:rPr>
              <w:t>Huskies_F2</w:t>
            </w:r>
          </w:p>
        </w:tc>
        <w:tc>
          <w:tcPr>
            <w:tcW w:w="1283" w:type="dxa"/>
            <w:shd w:val="clear" w:color="auto" w:fill="auto"/>
            <w:noWrap/>
            <w:vAlign w:val="center"/>
            <w:hideMark/>
          </w:tcPr>
          <w:p w14:paraId="7C82A1F7" w14:textId="77777777" w:rsidR="001A02EF" w:rsidRPr="00253403" w:rsidRDefault="001A02EF" w:rsidP="00253403">
            <w:pPr>
              <w:pStyle w:val="table"/>
              <w:rPr>
                <w:sz w:val="20"/>
              </w:rPr>
            </w:pPr>
            <w:r w:rsidRPr="00253403">
              <w:rPr>
                <w:rFonts w:hint="eastAsia"/>
                <w:sz w:val="20"/>
              </w:rPr>
              <w:t>Huskies_D3</w:t>
            </w:r>
          </w:p>
        </w:tc>
        <w:tc>
          <w:tcPr>
            <w:tcW w:w="1283" w:type="dxa"/>
            <w:shd w:val="clear" w:color="auto" w:fill="auto"/>
            <w:noWrap/>
            <w:vAlign w:val="center"/>
            <w:hideMark/>
          </w:tcPr>
          <w:p w14:paraId="3A8C8D85" w14:textId="77777777" w:rsidR="001A02EF" w:rsidRPr="00253403" w:rsidRDefault="001A02EF" w:rsidP="00253403">
            <w:pPr>
              <w:pStyle w:val="table"/>
              <w:rPr>
                <w:sz w:val="20"/>
              </w:rPr>
            </w:pPr>
            <w:r w:rsidRPr="00253403">
              <w:rPr>
                <w:rFonts w:hint="eastAsia"/>
                <w:sz w:val="20"/>
              </w:rPr>
              <w:t>Huskies_D4</w:t>
            </w:r>
          </w:p>
        </w:tc>
        <w:tc>
          <w:tcPr>
            <w:tcW w:w="382" w:type="dxa"/>
            <w:shd w:val="clear" w:color="auto" w:fill="auto"/>
            <w:noWrap/>
            <w:vAlign w:val="center"/>
            <w:hideMark/>
          </w:tcPr>
          <w:p w14:paraId="3D1E0CD8" w14:textId="77777777" w:rsidR="001A02EF" w:rsidRPr="00253403" w:rsidRDefault="001A02EF" w:rsidP="00253403">
            <w:pPr>
              <w:pStyle w:val="table"/>
              <w:rPr>
                <w:sz w:val="20"/>
              </w:rPr>
            </w:pPr>
            <w:r w:rsidRPr="00253403">
              <w:rPr>
                <w:rFonts w:hint="eastAsia"/>
                <w:sz w:val="20"/>
              </w:rPr>
              <w:t>18</w:t>
            </w:r>
          </w:p>
        </w:tc>
      </w:tr>
      <w:tr w:rsidR="00253403" w:rsidRPr="00253403" w14:paraId="1414F934" w14:textId="77777777" w:rsidTr="00253403">
        <w:trPr>
          <w:trHeight w:val="326"/>
          <w:jc w:val="center"/>
        </w:trPr>
        <w:tc>
          <w:tcPr>
            <w:tcW w:w="1217" w:type="dxa"/>
            <w:shd w:val="clear" w:color="auto" w:fill="auto"/>
            <w:noWrap/>
            <w:vAlign w:val="center"/>
            <w:hideMark/>
          </w:tcPr>
          <w:p w14:paraId="50FE8439" w14:textId="77777777" w:rsidR="001A02EF" w:rsidRPr="00253403" w:rsidRDefault="001A02EF" w:rsidP="00253403">
            <w:pPr>
              <w:pStyle w:val="table"/>
              <w:rPr>
                <w:sz w:val="20"/>
              </w:rPr>
            </w:pPr>
            <w:r w:rsidRPr="00253403">
              <w:rPr>
                <w:rFonts w:hint="eastAsia"/>
                <w:sz w:val="20"/>
              </w:rPr>
              <w:t>Huskies_F2</w:t>
            </w:r>
          </w:p>
        </w:tc>
        <w:tc>
          <w:tcPr>
            <w:tcW w:w="1283" w:type="dxa"/>
            <w:shd w:val="clear" w:color="auto" w:fill="auto"/>
            <w:noWrap/>
            <w:vAlign w:val="center"/>
            <w:hideMark/>
          </w:tcPr>
          <w:p w14:paraId="4F236103" w14:textId="77777777" w:rsidR="001A02EF" w:rsidRPr="00253403" w:rsidRDefault="001A02EF" w:rsidP="00253403">
            <w:pPr>
              <w:pStyle w:val="table"/>
              <w:rPr>
                <w:sz w:val="20"/>
              </w:rPr>
            </w:pPr>
            <w:r w:rsidRPr="00253403">
              <w:rPr>
                <w:rFonts w:hint="eastAsia"/>
                <w:sz w:val="20"/>
              </w:rPr>
              <w:t>Huskies_M3</w:t>
            </w:r>
          </w:p>
        </w:tc>
        <w:tc>
          <w:tcPr>
            <w:tcW w:w="1283" w:type="dxa"/>
            <w:shd w:val="clear" w:color="auto" w:fill="auto"/>
            <w:noWrap/>
            <w:vAlign w:val="center"/>
            <w:hideMark/>
          </w:tcPr>
          <w:p w14:paraId="1B4D95EC" w14:textId="77777777" w:rsidR="001A02EF" w:rsidRPr="00253403" w:rsidRDefault="001A02EF" w:rsidP="00253403">
            <w:pPr>
              <w:pStyle w:val="table"/>
              <w:rPr>
                <w:sz w:val="20"/>
              </w:rPr>
            </w:pPr>
            <w:r w:rsidRPr="00253403">
              <w:rPr>
                <w:rFonts w:hint="eastAsia"/>
                <w:sz w:val="20"/>
              </w:rPr>
              <w:t>Huskies_D4</w:t>
            </w:r>
          </w:p>
        </w:tc>
        <w:tc>
          <w:tcPr>
            <w:tcW w:w="694" w:type="dxa"/>
            <w:shd w:val="clear" w:color="auto" w:fill="auto"/>
            <w:noWrap/>
            <w:vAlign w:val="center"/>
            <w:hideMark/>
          </w:tcPr>
          <w:p w14:paraId="0A7D2C72" w14:textId="77777777" w:rsidR="001A02EF" w:rsidRPr="00253403" w:rsidRDefault="001A02EF" w:rsidP="00253403">
            <w:pPr>
              <w:pStyle w:val="table"/>
              <w:rPr>
                <w:sz w:val="20"/>
              </w:rPr>
            </w:pPr>
            <w:r w:rsidRPr="00253403">
              <w:rPr>
                <w:rFonts w:hint="eastAsia"/>
                <w:sz w:val="20"/>
              </w:rPr>
              <w:t>23</w:t>
            </w:r>
          </w:p>
        </w:tc>
        <w:tc>
          <w:tcPr>
            <w:tcW w:w="1217" w:type="dxa"/>
            <w:shd w:val="clear" w:color="auto" w:fill="auto"/>
            <w:noWrap/>
            <w:vAlign w:val="center"/>
            <w:hideMark/>
          </w:tcPr>
          <w:p w14:paraId="7F1EBD3E" w14:textId="77777777" w:rsidR="001A02EF" w:rsidRPr="00253403" w:rsidRDefault="001A02EF" w:rsidP="00253403">
            <w:pPr>
              <w:pStyle w:val="table"/>
              <w:rPr>
                <w:sz w:val="20"/>
              </w:rPr>
            </w:pPr>
            <w:r w:rsidRPr="00253403">
              <w:rPr>
                <w:rFonts w:hint="eastAsia"/>
                <w:sz w:val="20"/>
              </w:rPr>
              <w:t>Huskies_F1</w:t>
            </w:r>
          </w:p>
        </w:tc>
        <w:tc>
          <w:tcPr>
            <w:tcW w:w="1283" w:type="dxa"/>
            <w:shd w:val="clear" w:color="auto" w:fill="auto"/>
            <w:noWrap/>
            <w:vAlign w:val="center"/>
            <w:hideMark/>
          </w:tcPr>
          <w:p w14:paraId="594EFDB1" w14:textId="77777777" w:rsidR="001A02EF" w:rsidRPr="00253403" w:rsidRDefault="001A02EF" w:rsidP="00253403">
            <w:pPr>
              <w:pStyle w:val="table"/>
              <w:rPr>
                <w:sz w:val="20"/>
              </w:rPr>
            </w:pPr>
            <w:r w:rsidRPr="00253403">
              <w:rPr>
                <w:rFonts w:hint="eastAsia"/>
                <w:sz w:val="20"/>
              </w:rPr>
              <w:t>Huskies_M1</w:t>
            </w:r>
          </w:p>
        </w:tc>
        <w:tc>
          <w:tcPr>
            <w:tcW w:w="1283" w:type="dxa"/>
            <w:shd w:val="clear" w:color="auto" w:fill="auto"/>
            <w:noWrap/>
            <w:vAlign w:val="center"/>
            <w:hideMark/>
          </w:tcPr>
          <w:p w14:paraId="4667470B" w14:textId="77777777" w:rsidR="001A02EF" w:rsidRPr="00253403" w:rsidRDefault="001A02EF" w:rsidP="00253403">
            <w:pPr>
              <w:pStyle w:val="table"/>
              <w:rPr>
                <w:sz w:val="20"/>
              </w:rPr>
            </w:pPr>
            <w:r w:rsidRPr="00253403">
              <w:rPr>
                <w:rFonts w:hint="eastAsia"/>
                <w:sz w:val="20"/>
              </w:rPr>
              <w:t>Huskies_F2</w:t>
            </w:r>
          </w:p>
        </w:tc>
        <w:tc>
          <w:tcPr>
            <w:tcW w:w="382" w:type="dxa"/>
            <w:shd w:val="clear" w:color="auto" w:fill="auto"/>
            <w:noWrap/>
            <w:vAlign w:val="center"/>
            <w:hideMark/>
          </w:tcPr>
          <w:p w14:paraId="031D3F60" w14:textId="77777777" w:rsidR="001A02EF" w:rsidRPr="00253403" w:rsidRDefault="001A02EF" w:rsidP="00253403">
            <w:pPr>
              <w:pStyle w:val="table"/>
              <w:rPr>
                <w:sz w:val="20"/>
              </w:rPr>
            </w:pPr>
            <w:r w:rsidRPr="00253403">
              <w:rPr>
                <w:rFonts w:hint="eastAsia"/>
                <w:sz w:val="20"/>
              </w:rPr>
              <w:t>18</w:t>
            </w:r>
          </w:p>
        </w:tc>
      </w:tr>
      <w:tr w:rsidR="00253403" w:rsidRPr="00253403" w14:paraId="742E5C01" w14:textId="77777777" w:rsidTr="00253403">
        <w:trPr>
          <w:trHeight w:val="326"/>
          <w:jc w:val="center"/>
        </w:trPr>
        <w:tc>
          <w:tcPr>
            <w:tcW w:w="1217" w:type="dxa"/>
            <w:shd w:val="clear" w:color="auto" w:fill="auto"/>
            <w:noWrap/>
            <w:vAlign w:val="center"/>
            <w:hideMark/>
          </w:tcPr>
          <w:p w14:paraId="03A903A2" w14:textId="77777777" w:rsidR="001A02EF" w:rsidRPr="00253403" w:rsidRDefault="001A02EF" w:rsidP="00253403">
            <w:pPr>
              <w:pStyle w:val="table"/>
              <w:rPr>
                <w:sz w:val="20"/>
              </w:rPr>
            </w:pPr>
            <w:r w:rsidRPr="00253403">
              <w:rPr>
                <w:rFonts w:hint="eastAsia"/>
                <w:sz w:val="20"/>
              </w:rPr>
              <w:t>Huskies_F2</w:t>
            </w:r>
          </w:p>
        </w:tc>
        <w:tc>
          <w:tcPr>
            <w:tcW w:w="1283" w:type="dxa"/>
            <w:shd w:val="clear" w:color="auto" w:fill="auto"/>
            <w:noWrap/>
            <w:vAlign w:val="center"/>
            <w:hideMark/>
          </w:tcPr>
          <w:p w14:paraId="05FD09C3" w14:textId="77777777" w:rsidR="001A02EF" w:rsidRPr="00253403" w:rsidRDefault="001A02EF" w:rsidP="00253403">
            <w:pPr>
              <w:pStyle w:val="table"/>
              <w:rPr>
                <w:sz w:val="20"/>
              </w:rPr>
            </w:pPr>
            <w:r w:rsidRPr="00253403">
              <w:rPr>
                <w:rFonts w:hint="eastAsia"/>
                <w:sz w:val="20"/>
              </w:rPr>
              <w:t>Huskies_D4</w:t>
            </w:r>
          </w:p>
        </w:tc>
        <w:tc>
          <w:tcPr>
            <w:tcW w:w="1283" w:type="dxa"/>
            <w:shd w:val="clear" w:color="auto" w:fill="auto"/>
            <w:noWrap/>
            <w:vAlign w:val="center"/>
            <w:hideMark/>
          </w:tcPr>
          <w:p w14:paraId="576C4240" w14:textId="77777777" w:rsidR="001A02EF" w:rsidRPr="00253403" w:rsidRDefault="001A02EF" w:rsidP="00253403">
            <w:pPr>
              <w:pStyle w:val="table"/>
              <w:rPr>
                <w:sz w:val="20"/>
              </w:rPr>
            </w:pPr>
            <w:r w:rsidRPr="00253403">
              <w:rPr>
                <w:rFonts w:hint="eastAsia"/>
                <w:sz w:val="20"/>
              </w:rPr>
              <w:t>Huskies_M6</w:t>
            </w:r>
          </w:p>
        </w:tc>
        <w:tc>
          <w:tcPr>
            <w:tcW w:w="694" w:type="dxa"/>
            <w:shd w:val="clear" w:color="auto" w:fill="auto"/>
            <w:noWrap/>
            <w:vAlign w:val="center"/>
            <w:hideMark/>
          </w:tcPr>
          <w:p w14:paraId="6F3664DE" w14:textId="77777777" w:rsidR="001A02EF" w:rsidRPr="00253403" w:rsidRDefault="001A02EF" w:rsidP="00253403">
            <w:pPr>
              <w:pStyle w:val="table"/>
              <w:rPr>
                <w:sz w:val="20"/>
              </w:rPr>
            </w:pPr>
            <w:r w:rsidRPr="00253403">
              <w:rPr>
                <w:rFonts w:hint="eastAsia"/>
                <w:sz w:val="20"/>
              </w:rPr>
              <w:t>22</w:t>
            </w:r>
          </w:p>
        </w:tc>
        <w:tc>
          <w:tcPr>
            <w:tcW w:w="1217" w:type="dxa"/>
            <w:shd w:val="clear" w:color="auto" w:fill="auto"/>
            <w:noWrap/>
            <w:vAlign w:val="center"/>
            <w:hideMark/>
          </w:tcPr>
          <w:p w14:paraId="14C88DC4" w14:textId="77777777" w:rsidR="001A02EF" w:rsidRPr="00253403" w:rsidRDefault="001A02EF" w:rsidP="00253403">
            <w:pPr>
              <w:pStyle w:val="table"/>
              <w:rPr>
                <w:sz w:val="20"/>
              </w:rPr>
            </w:pPr>
            <w:r w:rsidRPr="00253403">
              <w:rPr>
                <w:rFonts w:hint="eastAsia"/>
                <w:sz w:val="20"/>
              </w:rPr>
              <w:t>Huskies_F2</w:t>
            </w:r>
          </w:p>
        </w:tc>
        <w:tc>
          <w:tcPr>
            <w:tcW w:w="1283" w:type="dxa"/>
            <w:shd w:val="clear" w:color="auto" w:fill="auto"/>
            <w:noWrap/>
            <w:vAlign w:val="center"/>
            <w:hideMark/>
          </w:tcPr>
          <w:p w14:paraId="6CF34814" w14:textId="77777777" w:rsidR="001A02EF" w:rsidRPr="00253403" w:rsidRDefault="001A02EF" w:rsidP="00253403">
            <w:pPr>
              <w:pStyle w:val="table"/>
              <w:rPr>
                <w:sz w:val="20"/>
              </w:rPr>
            </w:pPr>
            <w:r w:rsidRPr="00253403">
              <w:rPr>
                <w:rFonts w:hint="eastAsia"/>
                <w:sz w:val="20"/>
              </w:rPr>
              <w:t>Huskies_F6</w:t>
            </w:r>
          </w:p>
        </w:tc>
        <w:tc>
          <w:tcPr>
            <w:tcW w:w="1283" w:type="dxa"/>
            <w:shd w:val="clear" w:color="auto" w:fill="auto"/>
            <w:noWrap/>
            <w:vAlign w:val="center"/>
            <w:hideMark/>
          </w:tcPr>
          <w:p w14:paraId="4C212A17" w14:textId="77777777" w:rsidR="001A02EF" w:rsidRPr="00253403" w:rsidRDefault="001A02EF" w:rsidP="00253403">
            <w:pPr>
              <w:pStyle w:val="table"/>
              <w:rPr>
                <w:sz w:val="20"/>
              </w:rPr>
            </w:pPr>
            <w:r w:rsidRPr="00253403">
              <w:rPr>
                <w:rFonts w:hint="eastAsia"/>
                <w:sz w:val="20"/>
              </w:rPr>
              <w:t>Huskies_D8</w:t>
            </w:r>
          </w:p>
        </w:tc>
        <w:tc>
          <w:tcPr>
            <w:tcW w:w="382" w:type="dxa"/>
            <w:shd w:val="clear" w:color="auto" w:fill="auto"/>
            <w:noWrap/>
            <w:vAlign w:val="center"/>
            <w:hideMark/>
          </w:tcPr>
          <w:p w14:paraId="2F5893E4" w14:textId="77777777" w:rsidR="001A02EF" w:rsidRPr="00253403" w:rsidRDefault="001A02EF" w:rsidP="00253403">
            <w:pPr>
              <w:pStyle w:val="table"/>
              <w:rPr>
                <w:sz w:val="20"/>
              </w:rPr>
            </w:pPr>
            <w:r w:rsidRPr="00253403">
              <w:rPr>
                <w:rFonts w:hint="eastAsia"/>
                <w:sz w:val="20"/>
              </w:rPr>
              <w:t>17</w:t>
            </w:r>
          </w:p>
        </w:tc>
      </w:tr>
    </w:tbl>
    <w:p w14:paraId="318C8BD3" w14:textId="2531155D" w:rsidR="00356454" w:rsidRDefault="00547678" w:rsidP="000427C7">
      <w:pPr>
        <w:ind w:firstLine="511"/>
      </w:pPr>
      <w:ins w:id="150" w:author="向 佳雯" w:date="2020-02-17T21:34:00Z">
        <w:r>
          <w:t>This table d</w:t>
        </w:r>
      </w:ins>
      <w:del w:id="151" w:author="向 佳雯" w:date="2020-02-17T21:34:00Z">
        <w:r w:rsidR="00D14C2D" w:rsidDel="00547678">
          <w:rPr>
            <w:rFonts w:hint="eastAsia"/>
          </w:rPr>
          <w:delText>D</w:delText>
        </w:r>
      </w:del>
      <w:r w:rsidR="00D14C2D">
        <w:t>enote</w:t>
      </w:r>
      <w:ins w:id="152" w:author="向 佳雯" w:date="2020-02-17T21:34:00Z">
        <w:r>
          <w:t>s</w:t>
        </w:r>
      </w:ins>
      <w:r w:rsidR="00D14C2D">
        <w:t xml:space="preserve"> that </w:t>
      </w:r>
      <w:ins w:id="153" w:author="向 佳雯" w:date="2020-02-17T21:35:00Z">
        <w:r w:rsidRPr="00547678">
          <w:t xml:space="preserve">the triadic configuration </w:t>
        </w:r>
      </w:ins>
      <w:r w:rsidR="00D14C2D">
        <w:t>not only include</w:t>
      </w:r>
      <w:ins w:id="154" w:author="向 佳雯" w:date="2020-02-17T21:35:00Z">
        <w:r>
          <w:t>s</w:t>
        </w:r>
      </w:ins>
      <w:r w:rsidR="00D14C2D">
        <w:t xml:space="preserve"> the situation that player1 pass</w:t>
      </w:r>
      <w:ins w:id="155" w:author="向 佳雯" w:date="2020-02-17T21:35:00Z">
        <w:r>
          <w:t>es</w:t>
        </w:r>
      </w:ins>
      <w:r w:rsidR="00D14C2D">
        <w:t xml:space="preserve"> to player2, and player2 pass</w:t>
      </w:r>
      <w:ins w:id="156" w:author="向 佳雯" w:date="2020-02-17T21:36:00Z">
        <w:r>
          <w:t>es</w:t>
        </w:r>
      </w:ins>
      <w:r w:rsidR="00D14C2D">
        <w:t xml:space="preserve"> to player3, also include</w:t>
      </w:r>
      <w:ins w:id="157" w:author="向 佳雯" w:date="2020-02-17T21:36:00Z">
        <w:r w:rsidR="00D77B01">
          <w:t>s</w:t>
        </w:r>
      </w:ins>
      <w:r w:rsidR="00D14C2D">
        <w:t xml:space="preserve"> the situation that player2 pass</w:t>
      </w:r>
      <w:ins w:id="158" w:author="向 佳雯" w:date="2020-02-17T21:36:00Z">
        <w:r w:rsidR="00D77B01">
          <w:t>es</w:t>
        </w:r>
      </w:ins>
      <w:r w:rsidR="00D14C2D">
        <w:t xml:space="preserve"> to player3, and player3 pass</w:t>
      </w:r>
      <w:ins w:id="159" w:author="向 佳雯" w:date="2020-02-17T21:36:00Z">
        <w:r w:rsidR="00D77B01">
          <w:t>es</w:t>
        </w:r>
      </w:ins>
      <w:r w:rsidR="00D14C2D">
        <w:t xml:space="preserve"> to player1.</w:t>
      </w:r>
      <w:r w:rsidR="001843FA">
        <w:t xml:space="preserve"> </w:t>
      </w:r>
      <w:r w:rsidR="009164BA" w:rsidRPr="00647819">
        <w:rPr>
          <w:rFonts w:hint="eastAsia"/>
        </w:rPr>
        <w:t>Besides</w:t>
      </w:r>
      <w:r w:rsidR="009164BA" w:rsidRPr="00647819">
        <w:t>, w</w:t>
      </w:r>
      <w:r w:rsidR="00C36EF2">
        <w:t>e have a</w:t>
      </w:r>
      <w:r w:rsidR="008266B1">
        <w:t>n</w:t>
      </w:r>
      <w:r w:rsidR="00C36EF2">
        <w:t xml:space="preserve"> additional </w:t>
      </w:r>
      <w:r w:rsidR="008266B1">
        <w:t xml:space="preserve">requirement that there must be at least one </w:t>
      </w:r>
      <w:r w:rsidR="00F55C41">
        <w:t>f</w:t>
      </w:r>
      <w:r w:rsidR="008266B1">
        <w:t>orward</w:t>
      </w:r>
      <w:r w:rsidR="00321674">
        <w:t xml:space="preserve"> in each triadic group. </w:t>
      </w:r>
      <w:ins w:id="160" w:author="向 佳雯" w:date="2020-02-17T21:37:00Z">
        <w:r w:rsidR="00D77B01">
          <w:t>Because w</w:t>
        </w:r>
      </w:ins>
      <w:del w:id="161" w:author="向 佳雯" w:date="2020-02-17T21:37:00Z">
        <w:r w:rsidR="00321674" w:rsidDel="00D77B01">
          <w:delText>W</w:delText>
        </w:r>
      </w:del>
      <w:r w:rsidR="00321674">
        <w:t>e think triadic group</w:t>
      </w:r>
      <w:r w:rsidR="006F5D5D">
        <w:t xml:space="preserve"> should be</w:t>
      </w:r>
      <w:r w:rsidR="00321674">
        <w:t xml:space="preserve"> attacking, not </w:t>
      </w:r>
      <w:r w:rsidR="00A74367">
        <w:t xml:space="preserve">just </w:t>
      </w:r>
      <w:r w:rsidR="00074049">
        <w:t xml:space="preserve">pass the ball </w:t>
      </w:r>
      <w:r w:rsidR="00BD76CB">
        <w:t xml:space="preserve">without attack </w:t>
      </w:r>
      <w:r w:rsidR="00C62825">
        <w:t>attempt</w:t>
      </w:r>
      <w:r w:rsidR="00DF5DDA">
        <w:t xml:space="preserve"> like defenders pass to each other </w:t>
      </w:r>
      <w:r w:rsidR="00C62825">
        <w:t xml:space="preserve">at </w:t>
      </w:r>
      <w:ins w:id="162" w:author="向 佳雯" w:date="2020-02-17T21:37:00Z">
        <w:r w:rsidR="00D77B01">
          <w:t xml:space="preserve">their </w:t>
        </w:r>
      </w:ins>
      <w:r w:rsidR="00C62825">
        <w:t xml:space="preserve">own </w:t>
      </w:r>
      <w:r w:rsidR="00C62825" w:rsidRPr="00C62825">
        <w:t xml:space="preserve">soccer </w:t>
      </w:r>
      <w:r w:rsidR="00847536">
        <w:t xml:space="preserve">half </w:t>
      </w:r>
      <w:r w:rsidR="00C62825" w:rsidRPr="00C62825">
        <w:t>field</w:t>
      </w:r>
      <w:r w:rsidR="00BE5D10">
        <w:t>.</w:t>
      </w:r>
      <w:r w:rsidR="00E15E6A">
        <w:t xml:space="preserve"> </w:t>
      </w:r>
      <w:ins w:id="163" w:author="向 佳雯" w:date="2020-02-17T21:38:00Z">
        <w:r w:rsidR="00D77B01">
          <w:t>So in this case w</w:t>
        </w:r>
      </w:ins>
      <w:del w:id="164" w:author="向 佳雯" w:date="2020-02-17T21:38:00Z">
        <w:r w:rsidR="00E15E6A" w:rsidDel="00D77B01">
          <w:delText>W</w:delText>
        </w:r>
      </w:del>
      <w:r w:rsidR="00E15E6A">
        <w:t xml:space="preserve">e consider </w:t>
      </w:r>
      <w:r w:rsidR="00E15E6A">
        <w:lastRenderedPageBreak/>
        <w:t>triadic group with forward has attack attempt.</w:t>
      </w:r>
    </w:p>
    <w:p w14:paraId="77DCE20F" w14:textId="3A3AD9D4" w:rsidR="00DB4D8C" w:rsidRDefault="006D19C4" w:rsidP="000427C7">
      <w:pPr>
        <w:pStyle w:val="30"/>
        <w:spacing w:before="35"/>
      </w:pPr>
      <w:bookmarkStart w:id="165" w:name="_Toc32705047"/>
      <w:r>
        <w:t xml:space="preserve"> </w:t>
      </w:r>
      <w:bookmarkStart w:id="166" w:name="_Toc32879650"/>
      <w:r w:rsidR="00B40596">
        <w:rPr>
          <w:rFonts w:hint="eastAsia"/>
        </w:rPr>
        <w:t>C</w:t>
      </w:r>
      <w:r w:rsidR="00B40596">
        <w:t>rucial Chain</w:t>
      </w:r>
      <w:bookmarkEnd w:id="165"/>
      <w:bookmarkEnd w:id="166"/>
    </w:p>
    <w:p w14:paraId="6FD9536E" w14:textId="3C979C7D" w:rsidR="00252138" w:rsidRPr="00D77B01" w:rsidRDefault="00A76FC0" w:rsidP="00D77B01">
      <w:pPr>
        <w:ind w:firstLine="511"/>
      </w:pPr>
      <w:r>
        <w:t xml:space="preserve">A chain </w:t>
      </w:r>
      <w:r w:rsidR="005415C0">
        <w:rPr>
          <w:rFonts w:hint="eastAsia"/>
        </w:rPr>
        <w:t>refer</w:t>
      </w:r>
      <w:r w:rsidR="005415C0">
        <w:t>s to</w:t>
      </w:r>
      <w:r w:rsidR="00D4740D">
        <w:t xml:space="preserve"> </w:t>
      </w:r>
      <w:r>
        <w:t>a</w:t>
      </w:r>
      <w:r w:rsidRPr="009807FD">
        <w:t xml:space="preserve"> continuous pass </w:t>
      </w:r>
      <w:del w:id="167" w:author="向 佳雯" w:date="2020-02-17T21:39:00Z">
        <w:r w:rsidRPr="009807FD" w:rsidDel="00D77B01">
          <w:delText>match</w:delText>
        </w:r>
      </w:del>
      <w:ins w:id="168" w:author="向 佳雯" w:date="2020-02-17T21:39:00Z">
        <w:r w:rsidR="00D77B01">
          <w:t>path</w:t>
        </w:r>
      </w:ins>
      <w:r>
        <w:t xml:space="preserve">. A crucial chain means a continuous pass </w:t>
      </w:r>
      <w:del w:id="169" w:author="向 佳雯" w:date="2020-02-17T21:40:00Z">
        <w:r w:rsidDel="00D77B01">
          <w:delText xml:space="preserve">match </w:delText>
        </w:r>
      </w:del>
      <w:ins w:id="170" w:author="向 佳雯" w:date="2020-02-17T21:40:00Z">
        <w:r w:rsidR="00D77B01">
          <w:t xml:space="preserve">path </w:t>
        </w:r>
      </w:ins>
      <w:r>
        <w:t xml:space="preserve">in which the final player </w:t>
      </w:r>
      <w:r w:rsidR="00F53442">
        <w:t>has</w:t>
      </w:r>
      <w:r>
        <w:t xml:space="preserve"> a chance to sh</w:t>
      </w:r>
      <w:ins w:id="171" w:author="向 佳雯" w:date="2020-02-17T21:40:00Z">
        <w:r w:rsidR="00D77B01">
          <w:t>o</w:t>
        </w:r>
      </w:ins>
      <w:r>
        <w:t>ot. To find crucial chain</w:t>
      </w:r>
      <w:ins w:id="172" w:author="向 佳雯" w:date="2020-02-17T21:40:00Z">
        <w:r w:rsidR="00D77B01">
          <w:t>s</w:t>
        </w:r>
      </w:ins>
      <w:r>
        <w:t xml:space="preserve">, </w:t>
      </w:r>
      <w:r w:rsidR="000D74E1">
        <w:t>we focus on the shot events</w:t>
      </w:r>
      <w:r w:rsidR="0024028B">
        <w:t xml:space="preserve"> (shot event mean</w:t>
      </w:r>
      <w:r w:rsidR="00C97C79">
        <w:t>s</w:t>
      </w:r>
      <w:del w:id="173" w:author="向 佳雯" w:date="2020-02-17T21:40:00Z">
        <w:r w:rsidR="0024028B" w:rsidDel="00D77B01">
          <w:delText>s</w:delText>
        </w:r>
      </w:del>
      <w:r w:rsidR="0024028B">
        <w:t xml:space="preserve"> an event </w:t>
      </w:r>
      <w:r w:rsidR="00487495">
        <w:t>whose</w:t>
      </w:r>
      <w:r w:rsidR="0024028B">
        <w:t xml:space="preserve"> </w:t>
      </w:r>
      <w:r w:rsidR="00E9489B">
        <w:t>‘</w:t>
      </w:r>
      <w:r w:rsidR="0024028B">
        <w:t>EType</w:t>
      </w:r>
      <w:r w:rsidR="00E9489B">
        <w:t>’</w:t>
      </w:r>
      <w:r w:rsidR="0024028B">
        <w:t xml:space="preserve"> is </w:t>
      </w:r>
      <w:r w:rsidR="00E9489B">
        <w:t>‘</w:t>
      </w:r>
      <w:r w:rsidR="0024028B">
        <w:t>Shot</w:t>
      </w:r>
      <w:r w:rsidR="00E9489B">
        <w:t>’</w:t>
      </w:r>
      <w:r w:rsidR="000F5D3D">
        <w:t xml:space="preserve"> in the data</w:t>
      </w:r>
      <w:r w:rsidR="0002082F">
        <w:rPr>
          <w:rFonts w:hint="eastAsia"/>
        </w:rPr>
        <w:t>)</w:t>
      </w:r>
      <w:r w:rsidR="000D74E1">
        <w:t xml:space="preserve">. </w:t>
      </w:r>
      <w:r w:rsidR="00222AD6">
        <w:t xml:space="preserve">When </w:t>
      </w:r>
      <w:r w:rsidR="0024028B">
        <w:t>meet</w:t>
      </w:r>
      <w:r w:rsidR="00222AD6">
        <w:t>ing</w:t>
      </w:r>
      <w:r w:rsidR="0076797D">
        <w:t xml:space="preserve"> a shot event</w:t>
      </w:r>
      <w:r w:rsidR="0024028B">
        <w:t>,</w:t>
      </w:r>
      <w:r w:rsidR="00222AD6">
        <w:t xml:space="preserve"> </w:t>
      </w:r>
      <w:ins w:id="174" w:author="向 佳雯" w:date="2020-02-17T21:44:00Z">
        <w:r w:rsidR="00D77B01">
          <w:t xml:space="preserve">we </w:t>
        </w:r>
      </w:ins>
      <w:r w:rsidR="00B17B96">
        <w:t xml:space="preserve">record </w:t>
      </w:r>
      <w:r w:rsidR="00A3027A">
        <w:t>at mo</w:t>
      </w:r>
      <w:r w:rsidR="009C55EC">
        <w:t xml:space="preserve">st 6 </w:t>
      </w:r>
      <w:r w:rsidR="00DB227B">
        <w:t xml:space="preserve">passing </w:t>
      </w:r>
      <w:r w:rsidR="009C55EC">
        <w:t>events before this s</w:t>
      </w:r>
      <w:r w:rsidR="00A3027A">
        <w:t>hot event</w:t>
      </w:r>
      <w:r w:rsidR="004566D4">
        <w:t xml:space="preserve">. </w:t>
      </w:r>
      <w:r w:rsidR="00392DA8">
        <w:t>E</w:t>
      </w:r>
      <w:r w:rsidR="004566D4">
        <w:t>ach record includ</w:t>
      </w:r>
      <w:r w:rsidR="003F254F">
        <w:t>e</w:t>
      </w:r>
      <w:r w:rsidR="004566D4">
        <w:t>s</w:t>
      </w:r>
      <w:r w:rsidR="00261833">
        <w:t xml:space="preserve"> </w:t>
      </w:r>
      <w:ins w:id="175" w:author="向 佳雯" w:date="2020-02-17T21:44:00Z">
        <w:r w:rsidR="00D77B01">
          <w:t xml:space="preserve">the </w:t>
        </w:r>
      </w:ins>
      <w:r w:rsidR="00D470DA">
        <w:t>passer</w:t>
      </w:r>
      <w:ins w:id="176" w:author="向 佳雯" w:date="2020-02-17T21:44:00Z">
        <w:r w:rsidR="00D77B01">
          <w:t>s</w:t>
        </w:r>
      </w:ins>
      <w:r w:rsidR="00D470DA">
        <w:t xml:space="preserve"> and receiver</w:t>
      </w:r>
      <w:ins w:id="177" w:author="向 佳雯" w:date="2020-02-17T21:45:00Z">
        <w:r w:rsidR="00D77B01">
          <w:t>s</w:t>
        </w:r>
      </w:ins>
      <w:r w:rsidR="00D470DA">
        <w:t xml:space="preserve"> and their </w:t>
      </w:r>
      <w:ins w:id="178" w:author="向 佳雯" w:date="2020-02-17T21:45:00Z">
        <w:r w:rsidR="00D77B01">
          <w:t>positions</w:t>
        </w:r>
      </w:ins>
      <w:del w:id="179" w:author="向 佳雯" w:date="2020-02-17T21:45:00Z">
        <w:r w:rsidR="00D470DA" w:rsidDel="00D77B01">
          <w:delText>places</w:delText>
        </w:r>
      </w:del>
      <w:r w:rsidR="00A3027A">
        <w:t>.</w:t>
      </w:r>
      <w:r w:rsidR="00660B1B">
        <w:t xml:space="preserve"> </w:t>
      </w:r>
      <w:del w:id="180" w:author="向 佳雯" w:date="2020-02-17T21:45:00Z">
        <w:r w:rsidR="00E21C34" w:rsidDel="00D77B01">
          <w:delText xml:space="preserve">Huskies </w:delText>
        </w:r>
        <w:r w:rsidR="005C362C" w:rsidDel="00D77B01">
          <w:delText xml:space="preserve">first 50 </w:delText>
        </w:r>
        <w:r w:rsidR="00AC2921" w:rsidDel="00D77B01">
          <w:delText>crucial chains we find are showed below:</w:delText>
        </w:r>
      </w:del>
      <w:ins w:id="181" w:author="向 佳雯" w:date="2020-02-17T21:45:00Z">
        <w:r w:rsidR="00D77B01" w:rsidRPr="00D77B01">
          <w:t>The first 50 crucial chains of Huskies we find are showed below:</w:t>
        </w:r>
      </w:ins>
    </w:p>
    <w:p w14:paraId="7F629812" w14:textId="703B3FE2" w:rsidR="00A56336" w:rsidRDefault="00A56336" w:rsidP="00253403">
      <w:pPr>
        <w:pStyle w:val="table"/>
      </w:pPr>
      <w:bookmarkStart w:id="182" w:name="_Ref32715009"/>
      <w:r>
        <w:t xml:space="preserve">Figure </w:t>
      </w:r>
      <w:r w:rsidR="00363419">
        <w:fldChar w:fldCharType="begin"/>
      </w:r>
      <w:r w:rsidR="00363419">
        <w:instrText xml:space="preserve"> SEQ Figure \* ARABIC </w:instrText>
      </w:r>
      <w:r w:rsidR="00363419">
        <w:fldChar w:fldCharType="separate"/>
      </w:r>
      <w:r w:rsidR="00C5312E">
        <w:rPr>
          <w:noProof/>
        </w:rPr>
        <w:t>3</w:t>
      </w:r>
      <w:r w:rsidR="00363419">
        <w:fldChar w:fldCharType="end"/>
      </w:r>
      <w:r>
        <w:t xml:space="preserve"> </w:t>
      </w:r>
      <w:r>
        <w:rPr>
          <w:rFonts w:hint="eastAsia"/>
        </w:rPr>
        <w:t>:</w:t>
      </w:r>
      <w:r>
        <w:t xml:space="preserve"> Example of crucial chains</w:t>
      </w:r>
      <w:bookmarkEnd w:id="182"/>
    </w:p>
    <w:p w14:paraId="0470E726" w14:textId="5F4779E7" w:rsidR="00AC2921" w:rsidRDefault="004B37D3" w:rsidP="00C6695F">
      <w:pPr>
        <w:ind w:firstLine="511"/>
        <w:jc w:val="center"/>
      </w:pPr>
      <w:r w:rsidRPr="00501EA8">
        <w:rPr>
          <w:rFonts w:hint="eastAsia"/>
          <w:noProof/>
        </w:rPr>
        <w:drawing>
          <wp:inline distT="0" distB="0" distL="0" distR="0" wp14:anchorId="520CF372" wp14:editId="55E447C9">
            <wp:extent cx="4038600" cy="2339027"/>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91" t="11113" r="6978" b="15479"/>
                    <a:stretch/>
                  </pic:blipFill>
                  <pic:spPr bwMode="auto">
                    <a:xfrm>
                      <a:off x="0" y="0"/>
                      <a:ext cx="4044214" cy="2342278"/>
                    </a:xfrm>
                    <a:prstGeom prst="rect">
                      <a:avLst/>
                    </a:prstGeom>
                    <a:noFill/>
                    <a:ln>
                      <a:noFill/>
                    </a:ln>
                    <a:extLst>
                      <a:ext uri="{53640926-AAD7-44D8-BBD7-CCE9431645EC}">
                        <a14:shadowObscured xmlns:a14="http://schemas.microsoft.com/office/drawing/2010/main"/>
                      </a:ext>
                    </a:extLst>
                  </pic:spPr>
                </pic:pic>
              </a:graphicData>
            </a:graphic>
          </wp:inline>
        </w:drawing>
      </w:r>
    </w:p>
    <w:p w14:paraId="7A6052F9" w14:textId="1D8ECB06" w:rsidR="00342FB4" w:rsidRDefault="006B18EF" w:rsidP="000427C7">
      <w:pPr>
        <w:ind w:firstLine="511"/>
      </w:pPr>
      <w:r>
        <w:rPr>
          <w:rFonts w:hint="eastAsia"/>
        </w:rPr>
        <w:t>I</w:t>
      </w:r>
      <w:r>
        <w:t xml:space="preserve">n this picture of soccer field, Huskies’ gate is </w:t>
      </w:r>
      <w:ins w:id="183" w:author="向 佳雯" w:date="2020-02-17T21:46:00Z">
        <w:r w:rsidR="00D77B01">
          <w:t>on</w:t>
        </w:r>
      </w:ins>
      <w:del w:id="184" w:author="向 佳雯" w:date="2020-02-17T21:46:00Z">
        <w:r w:rsidDel="00D77B01">
          <w:delText>in</w:delText>
        </w:r>
      </w:del>
      <w:r>
        <w:t xml:space="preserve"> the left and the opponent’s gate is </w:t>
      </w:r>
      <w:ins w:id="185" w:author="向 佳雯" w:date="2020-02-17T21:46:00Z">
        <w:r w:rsidR="00D77B01">
          <w:t>on</w:t>
        </w:r>
      </w:ins>
      <w:del w:id="186" w:author="向 佳雯" w:date="2020-02-17T21:46:00Z">
        <w:r w:rsidDel="00D77B01">
          <w:delText>in</w:delText>
        </w:r>
      </w:del>
      <w:r>
        <w:t xml:space="preserve"> the right. The blue segments and vertices denote the route of passing, </w:t>
      </w:r>
      <w:r w:rsidR="001665EC">
        <w:t xml:space="preserve">and </w:t>
      </w:r>
      <w:del w:id="187" w:author="向 佳雯" w:date="2020-02-17T21:46:00Z">
        <w:r w:rsidDel="00B00009">
          <w:delText>when the red points are where the duels take place and the yellow poi</w:delText>
        </w:r>
        <w:r w:rsidR="00342FB4" w:rsidDel="00B00009">
          <w:delText>nt show the place shot happens.</w:delText>
        </w:r>
      </w:del>
      <w:r w:rsidR="001665EC">
        <w:t>t</w:t>
      </w:r>
      <w:ins w:id="188" w:author="向 佳雯" w:date="2020-02-17T21:47:00Z">
        <w:r w:rsidR="00B00009" w:rsidRPr="00B00009">
          <w:t>he red points represent the positions where duels take place and the yellow points indicate where a shot is made.</w:t>
        </w:r>
        <w:r w:rsidR="00B00009">
          <w:t xml:space="preserve"> </w:t>
        </w:r>
      </w:ins>
      <w:del w:id="189" w:author="向 佳雯" w:date="2020-02-17T21:46:00Z">
        <w:r w:rsidR="00342FB4" w:rsidDel="00B00009">
          <w:delText xml:space="preserve"> </w:delText>
        </w:r>
      </w:del>
      <w:r w:rsidR="00CF5DDB">
        <w:t xml:space="preserve">We consider </w:t>
      </w:r>
      <w:commentRangeStart w:id="190"/>
      <w:r w:rsidR="00167D71">
        <w:rPr>
          <w:rFonts w:hint="eastAsia"/>
        </w:rPr>
        <w:t>cru</w:t>
      </w:r>
      <w:r w:rsidR="00167D71">
        <w:t>cial chain</w:t>
      </w:r>
      <w:del w:id="191" w:author="向 佳雯" w:date="2020-02-17T21:51:00Z">
        <w:r w:rsidR="00167D71" w:rsidDel="00B00009">
          <w:delText>s</w:delText>
        </w:r>
      </w:del>
      <w:commentRangeEnd w:id="190"/>
      <w:r w:rsidR="0085721B">
        <w:rPr>
          <w:rStyle w:val="aa"/>
        </w:rPr>
        <w:commentReference w:id="190"/>
      </w:r>
      <w:ins w:id="192" w:author="向 佳雯" w:date="2020-02-17T21:51:00Z">
        <w:r w:rsidR="00B00009">
          <w:t xml:space="preserve"> as</w:t>
        </w:r>
      </w:ins>
      <w:del w:id="193" w:author="向 佳雯" w:date="2020-02-17T21:51:00Z">
        <w:r w:rsidR="00342FB4" w:rsidDel="00B00009">
          <w:delText xml:space="preserve"> </w:delText>
        </w:r>
        <w:r w:rsidR="004752D7" w:rsidDel="00B00009">
          <w:delText>are</w:delText>
        </w:r>
      </w:del>
      <w:r w:rsidR="004752D7">
        <w:t xml:space="preserve"> </w:t>
      </w:r>
      <w:r w:rsidR="00342FB4">
        <w:t>a significant factor for a team to goal.</w:t>
      </w:r>
    </w:p>
    <w:p w14:paraId="6586C864" w14:textId="4435839C" w:rsidR="00BA710E" w:rsidRDefault="00BA710E" w:rsidP="000427C7">
      <w:pPr>
        <w:pStyle w:val="2"/>
        <w:spacing w:before="35"/>
      </w:pPr>
      <w:bookmarkStart w:id="194" w:name="_Toc32879651"/>
      <w:r>
        <w:rPr>
          <w:rFonts w:hint="eastAsia"/>
        </w:rPr>
        <w:t>Create Position Network</w:t>
      </w:r>
      <w:bookmarkEnd w:id="194"/>
    </w:p>
    <w:p w14:paraId="2259E0E3" w14:textId="666D35C4" w:rsidR="00FF04D8" w:rsidRPr="00BA710E" w:rsidRDefault="00FF04D8" w:rsidP="00246346">
      <w:pPr>
        <w:ind w:firstLine="511"/>
        <w:rPr>
          <w:rFonts w:hint="eastAsia"/>
        </w:rPr>
      </w:pPr>
      <w:r>
        <w:t xml:space="preserve">We use </w:t>
      </w:r>
      <w:commentRangeStart w:id="195"/>
      <w:r w:rsidR="005331C3">
        <w:t>P</w:t>
      </w:r>
      <w:r w:rsidR="00EB1BAE">
        <w:t>ass</w:t>
      </w:r>
      <w:r w:rsidR="002F4276">
        <w:t xml:space="preserve">, </w:t>
      </w:r>
      <w:r w:rsidR="005331C3">
        <w:t>D</w:t>
      </w:r>
      <w:r w:rsidR="002F4276">
        <w:t xml:space="preserve">uel and </w:t>
      </w:r>
      <w:r w:rsidR="005331C3">
        <w:t>S</w:t>
      </w:r>
      <w:r w:rsidR="002F4276">
        <w:t xml:space="preserve">hot </w:t>
      </w:r>
      <w:r>
        <w:t>event</w:t>
      </w:r>
      <w:r w:rsidR="004B75CE">
        <w:t>s</w:t>
      </w:r>
      <w:commentRangeEnd w:id="195"/>
      <w:r w:rsidR="0085721B">
        <w:rPr>
          <w:rStyle w:val="aa"/>
        </w:rPr>
        <w:commentReference w:id="195"/>
      </w:r>
      <w:r>
        <w:t xml:space="preserve"> to update players’ position</w:t>
      </w:r>
      <w:ins w:id="196" w:author="向 佳雯" w:date="2020-02-17T21:52:00Z">
        <w:r w:rsidR="00B00009">
          <w:t>s</w:t>
        </w:r>
      </w:ins>
      <w:r>
        <w:t xml:space="preserve">. When meeting a new event, we will receive </w:t>
      </w:r>
      <w:ins w:id="197" w:author="向 佳雯" w:date="2020-02-17T21:52:00Z">
        <w:r w:rsidR="00B00009">
          <w:t xml:space="preserve">the </w:t>
        </w:r>
      </w:ins>
      <w:r>
        <w:t xml:space="preserve">positions of the </w:t>
      </w:r>
      <w:del w:id="198" w:author="向 佳雯" w:date="2020-02-17T21:54:00Z">
        <w:r w:rsidDel="009C0068">
          <w:delText xml:space="preserve">event </w:delText>
        </w:r>
      </w:del>
      <w:r>
        <w:t>origina</w:t>
      </w:r>
      <w:r w:rsidR="00CD70B7">
        <w:t>l player and destination player</w:t>
      </w:r>
      <w:ins w:id="199" w:author="向 佳雯" w:date="2020-02-17T21:54:00Z">
        <w:r w:rsidR="009C0068">
          <w:t xml:space="preserve"> in the event</w:t>
        </w:r>
      </w:ins>
      <w:r w:rsidR="00CD70B7">
        <w:t>, s</w:t>
      </w:r>
      <w:r w:rsidR="0015402B">
        <w:t>o we can update the two players’ position</w:t>
      </w:r>
      <w:ins w:id="200" w:author="向 佳雯" w:date="2020-02-17T21:54:00Z">
        <w:r w:rsidR="009C0068">
          <w:t>s</w:t>
        </w:r>
      </w:ins>
      <w:r w:rsidR="0015402B">
        <w:t>.</w:t>
      </w:r>
      <w:r w:rsidR="00CD70B7">
        <w:t xml:space="preserve"> </w:t>
      </w:r>
      <w:r w:rsidR="001F0255">
        <w:t>In addition, the event</w:t>
      </w:r>
      <w:ins w:id="201" w:author="向 佳雯" w:date="2020-02-17T21:54:00Z">
        <w:r w:rsidR="009C0068">
          <w:t>s</w:t>
        </w:r>
      </w:ins>
      <w:r w:rsidR="001F0255">
        <w:t xml:space="preserve"> having one type of ‘Pass’, ‘Duel’, ‘Shot’ can tell us the position of </w:t>
      </w:r>
      <w:ins w:id="202" w:author="向 佳雯" w:date="2020-02-17T21:54:00Z">
        <w:r w:rsidR="009C0068">
          <w:t xml:space="preserve">the </w:t>
        </w:r>
      </w:ins>
      <w:r w:rsidR="001F0255">
        <w:t>ball.</w:t>
      </w:r>
      <w:r w:rsidR="0012731B">
        <w:t xml:space="preserve"> </w:t>
      </w:r>
      <w:r w:rsidR="00F53442">
        <w:t>So,</w:t>
      </w:r>
      <w:r w:rsidR="0012731B">
        <w:t xml:space="preserve"> we </w:t>
      </w:r>
      <w:r w:rsidR="00D867A4">
        <w:t>build</w:t>
      </w:r>
      <w:r w:rsidR="0012731B">
        <w:t xml:space="preserve"> </w:t>
      </w:r>
      <w:ins w:id="203" w:author="向 佳雯" w:date="2020-02-17T21:55:00Z">
        <w:r w:rsidR="009C0068">
          <w:t xml:space="preserve">the </w:t>
        </w:r>
      </w:ins>
      <w:r w:rsidR="0012731B">
        <w:t xml:space="preserve">position </w:t>
      </w:r>
      <w:r w:rsidR="00451B16">
        <w:t>network</w:t>
      </w:r>
      <w:del w:id="204" w:author="向 佳雯" w:date="2020-02-17T21:55:00Z">
        <w:r w:rsidR="00451B16" w:rsidDel="009C0068">
          <w:delText>s</w:delText>
        </w:r>
      </w:del>
      <w:r w:rsidR="00451B16">
        <w:t xml:space="preserve"> as follow</w:t>
      </w:r>
      <w:ins w:id="205" w:author="向 佳雯" w:date="2020-02-17T21:55:00Z">
        <w:r w:rsidR="009C0068">
          <w:t>s</w:t>
        </w:r>
      </w:ins>
      <w:r w:rsidR="00451B16">
        <w:t>:</w:t>
      </w:r>
    </w:p>
    <w:p w14:paraId="067B5662" w14:textId="3A475581" w:rsidR="00BA710E" w:rsidRDefault="00BA710E" w:rsidP="00253403">
      <w:pPr>
        <w:pStyle w:val="table"/>
      </w:pPr>
      <w:bookmarkStart w:id="206" w:name="_Ref32877118"/>
      <w:r>
        <w:t xml:space="preserve">Figure </w:t>
      </w:r>
      <w:r w:rsidR="00363419">
        <w:fldChar w:fldCharType="begin"/>
      </w:r>
      <w:r w:rsidR="00363419">
        <w:instrText xml:space="preserve"> SEQ Figure \* ARABIC </w:instrText>
      </w:r>
      <w:r w:rsidR="00363419">
        <w:fldChar w:fldCharType="separate"/>
      </w:r>
      <w:r w:rsidR="00C5312E">
        <w:rPr>
          <w:noProof/>
        </w:rPr>
        <w:t>4</w:t>
      </w:r>
      <w:r w:rsidR="00363419">
        <w:fldChar w:fldCharType="end"/>
      </w:r>
      <w:r>
        <w:t xml:space="preserve"> : Example of position network</w:t>
      </w:r>
      <w:bookmarkEnd w:id="206"/>
    </w:p>
    <w:p w14:paraId="4E12BF60" w14:textId="36D2C03B" w:rsidR="00BA710E" w:rsidRDefault="00BA710E" w:rsidP="00FC43B2">
      <w:pPr>
        <w:ind w:firstLine="511"/>
        <w:jc w:val="center"/>
      </w:pPr>
      <w:r w:rsidRPr="00BA710E">
        <w:rPr>
          <w:noProof/>
        </w:rPr>
        <w:drawing>
          <wp:inline distT="0" distB="0" distL="0" distR="0" wp14:anchorId="2D4B25A9" wp14:editId="4B1330CA">
            <wp:extent cx="3124200" cy="2037522"/>
            <wp:effectExtent l="0" t="0" r="0" b="1270"/>
            <wp:docPr id="3" name="图片 3" descr="C:\Users\HASEE\Desktop\20美赛D\shoot\b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EE\Desktop\20美赛D\shoot\bk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0701" cy="2048283"/>
                    </a:xfrm>
                    <a:prstGeom prst="rect">
                      <a:avLst/>
                    </a:prstGeom>
                    <a:noFill/>
                    <a:ln>
                      <a:noFill/>
                    </a:ln>
                  </pic:spPr>
                </pic:pic>
              </a:graphicData>
            </a:graphic>
          </wp:inline>
        </w:drawing>
      </w:r>
    </w:p>
    <w:p w14:paraId="5FDF987E" w14:textId="63B70AEE" w:rsidR="00CD7A8A" w:rsidRDefault="00A17253" w:rsidP="000427C7">
      <w:pPr>
        <w:ind w:firstLine="511"/>
      </w:pPr>
      <w:r>
        <w:lastRenderedPageBreak/>
        <w:t xml:space="preserve">In this figure, the yellow point on the left side of the ground refers to </w:t>
      </w:r>
      <w:ins w:id="207" w:author="向 佳雯" w:date="2020-02-17T21:56:00Z">
        <w:r w:rsidR="009C0068">
          <w:t xml:space="preserve">the </w:t>
        </w:r>
      </w:ins>
      <w:r w:rsidR="009F3996">
        <w:t xml:space="preserve">goal </w:t>
      </w:r>
      <w:r>
        <w:t xml:space="preserve">keeper. The orange line refers to </w:t>
      </w:r>
      <w:ins w:id="208" w:author="向 佳雯" w:date="2020-02-17T21:56:00Z">
        <w:r w:rsidR="009C0068">
          <w:t xml:space="preserve">the </w:t>
        </w:r>
      </w:ins>
      <w:r w:rsidR="005E392E">
        <w:t xml:space="preserve">rear guard line </w:t>
      </w:r>
      <w:r w:rsidR="007D1AD0">
        <w:t>which is consist of de</w:t>
      </w:r>
      <w:r w:rsidR="005E392E">
        <w:t>fenders.</w:t>
      </w:r>
      <w:r w:rsidR="00F206B4">
        <w:t xml:space="preserve"> </w:t>
      </w:r>
      <w:r w:rsidR="00F206B4">
        <w:rPr>
          <w:rFonts w:hint="eastAsia"/>
        </w:rPr>
        <w:t>The</w:t>
      </w:r>
      <w:r w:rsidR="00F206B4">
        <w:t xml:space="preserve"> </w:t>
      </w:r>
      <w:r w:rsidR="00F206B4">
        <w:rPr>
          <w:rFonts w:hint="eastAsia"/>
        </w:rPr>
        <w:t>r</w:t>
      </w:r>
      <w:r w:rsidR="00F206B4">
        <w:t xml:space="preserve">ed line refers to </w:t>
      </w:r>
      <w:ins w:id="209" w:author="向 佳雯" w:date="2020-02-17T21:56:00Z">
        <w:r w:rsidR="009C0068">
          <w:t xml:space="preserve">the </w:t>
        </w:r>
      </w:ins>
      <w:r w:rsidR="00F206B4">
        <w:t xml:space="preserve">middle </w:t>
      </w:r>
      <w:r w:rsidR="006E42A8">
        <w:t xml:space="preserve">guard line which is consist of </w:t>
      </w:r>
      <w:r w:rsidR="00BA134A">
        <w:t>midfielders</w:t>
      </w:r>
      <w:r w:rsidR="003049BD">
        <w:t xml:space="preserve">. The black line </w:t>
      </w:r>
      <w:r w:rsidR="006472DA">
        <w:t xml:space="preserve">refers to </w:t>
      </w:r>
      <w:ins w:id="210" w:author="向 佳雯" w:date="2020-02-17T21:56:00Z">
        <w:r w:rsidR="009C0068">
          <w:t xml:space="preserve">the </w:t>
        </w:r>
      </w:ins>
      <w:r w:rsidR="00613B98">
        <w:t>forward line which is consist of forwards.</w:t>
      </w:r>
      <w:r w:rsidR="00F21B7C">
        <w:t xml:space="preserve"> The blue point on the right of the picture is the ball.</w:t>
      </w:r>
      <w:r w:rsidR="00F206B4">
        <w:t xml:space="preserve"> </w:t>
      </w:r>
    </w:p>
    <w:p w14:paraId="26275DE6" w14:textId="56E48111" w:rsidR="00491899" w:rsidRDefault="00491899" w:rsidP="000427C7">
      <w:pPr>
        <w:pStyle w:val="2"/>
        <w:spacing w:before="35"/>
      </w:pPr>
      <w:bookmarkStart w:id="211" w:name="_Toc32705048"/>
      <w:bookmarkStart w:id="212" w:name="_Toc32879652"/>
      <w:r>
        <w:t>Pass Data</w:t>
      </w:r>
      <w:bookmarkEnd w:id="211"/>
      <w:bookmarkEnd w:id="212"/>
    </w:p>
    <w:p w14:paraId="4F4A11DA" w14:textId="65F2BB2B" w:rsidR="00491899" w:rsidRPr="00A96ED3" w:rsidRDefault="00491899" w:rsidP="00253403">
      <w:pPr>
        <w:pStyle w:val="table"/>
      </w:pPr>
      <w:bookmarkStart w:id="213" w:name="_Ref32727012"/>
      <w:bookmarkStart w:id="214" w:name="_Ref32761883"/>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6</w:t>
      </w:r>
      <w:r w:rsidR="00DE49B6">
        <w:rPr>
          <w:noProof/>
        </w:rPr>
        <w:fldChar w:fldCharType="end"/>
      </w:r>
      <w:r>
        <w:t xml:space="preserve"> </w:t>
      </w:r>
      <w:r>
        <w:rPr>
          <w:rFonts w:hint="eastAsia"/>
        </w:rPr>
        <w:t>:</w:t>
      </w:r>
      <w:bookmarkEnd w:id="213"/>
      <w:r w:rsidR="00DB4382">
        <w:t xml:space="preserve"> Pass data</w:t>
      </w:r>
      <w:bookmarkEnd w:id="214"/>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559"/>
        <w:gridCol w:w="1559"/>
        <w:gridCol w:w="1559"/>
      </w:tblGrid>
      <w:tr w:rsidR="00491899" w:rsidRPr="005B7F65" w14:paraId="0874C52E" w14:textId="77777777" w:rsidTr="001568CE">
        <w:trPr>
          <w:trHeight w:val="288"/>
          <w:jc w:val="center"/>
        </w:trPr>
        <w:tc>
          <w:tcPr>
            <w:tcW w:w="2122" w:type="dxa"/>
            <w:shd w:val="clear" w:color="auto" w:fill="auto"/>
            <w:noWrap/>
            <w:vAlign w:val="center"/>
            <w:hideMark/>
          </w:tcPr>
          <w:p w14:paraId="679BB51B" w14:textId="77777777" w:rsidR="00491899" w:rsidRPr="005B7F65" w:rsidRDefault="00491899" w:rsidP="00253403">
            <w:pPr>
              <w:pStyle w:val="table"/>
            </w:pPr>
            <w:r>
              <w:t>N</w:t>
            </w:r>
            <w:r w:rsidRPr="005B7F65">
              <w:rPr>
                <w:rFonts w:hint="eastAsia"/>
              </w:rPr>
              <w:t>ame</w:t>
            </w:r>
          </w:p>
        </w:tc>
        <w:tc>
          <w:tcPr>
            <w:tcW w:w="1559" w:type="dxa"/>
            <w:shd w:val="clear" w:color="auto" w:fill="auto"/>
            <w:noWrap/>
            <w:vAlign w:val="center"/>
            <w:hideMark/>
          </w:tcPr>
          <w:p w14:paraId="5B7FAFA3" w14:textId="77777777" w:rsidR="00491899" w:rsidRPr="005B7F65" w:rsidRDefault="0042749A" w:rsidP="00253403">
            <w:pPr>
              <w:pStyle w:val="table"/>
            </w:pPr>
            <m:oMathPara>
              <m:oMath>
                <m:sSubSup>
                  <m:sSubSupPr>
                    <m:ctrlPr>
                      <w:rPr>
                        <w:rFonts w:ascii="Cambria Math" w:hAnsi="Cambria Math"/>
                        <w:sz w:val="21"/>
                        <w:szCs w:val="22"/>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pas</m:t>
                    </m:r>
                    <m:sSub>
                      <m:sSubPr>
                        <m:ctrlPr>
                          <w:rPr>
                            <w:rFonts w:ascii="Cambria Math" w:hAnsi="Cambria Math"/>
                          </w:rPr>
                        </m:ctrlPr>
                      </m:sSubPr>
                      <m:e>
                        <m:r>
                          <m:rPr>
                            <m:sty m:val="bi"/>
                          </m:rPr>
                          <w:rPr>
                            <w:rFonts w:ascii="Cambria Math" w:hAnsi="Cambria Math"/>
                          </w:rPr>
                          <m:t>s</m:t>
                        </m:r>
                      </m:e>
                      <m:sub>
                        <m:r>
                          <m:rPr>
                            <m:sty m:val="bi"/>
                          </m:rPr>
                          <w:rPr>
                            <w:rFonts w:ascii="Cambria Math" w:hAnsi="Cambria Math"/>
                          </w:rPr>
                          <m:t>sus</m:t>
                        </m:r>
                      </m:sub>
                    </m:sSub>
                  </m:sup>
                </m:sSubSup>
              </m:oMath>
            </m:oMathPara>
          </w:p>
        </w:tc>
        <w:tc>
          <w:tcPr>
            <w:tcW w:w="1559" w:type="dxa"/>
            <w:shd w:val="clear" w:color="auto" w:fill="auto"/>
            <w:noWrap/>
            <w:vAlign w:val="center"/>
            <w:hideMark/>
          </w:tcPr>
          <w:p w14:paraId="4C81F075" w14:textId="77777777" w:rsidR="00491899" w:rsidRPr="005B7F65" w:rsidRDefault="0042749A" w:rsidP="00253403">
            <w:pPr>
              <w:pStyle w:val="table"/>
            </w:pPr>
            <m:oMathPara>
              <m:oMath>
                <m:sSubSup>
                  <m:sSubSupPr>
                    <m:ctrlPr>
                      <w:rPr>
                        <w:rFonts w:ascii="Cambria Math" w:hAnsi="Cambria Math"/>
                        <w:sz w:val="21"/>
                        <w:szCs w:val="22"/>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pass</m:t>
                    </m:r>
                  </m:sup>
                </m:sSubSup>
              </m:oMath>
            </m:oMathPara>
          </w:p>
        </w:tc>
        <w:tc>
          <w:tcPr>
            <w:tcW w:w="1559" w:type="dxa"/>
            <w:shd w:val="clear" w:color="auto" w:fill="auto"/>
            <w:noWrap/>
            <w:vAlign w:val="center"/>
            <w:hideMark/>
          </w:tcPr>
          <w:p w14:paraId="2FF29617" w14:textId="77777777" w:rsidR="00491899" w:rsidRPr="005B7F65" w:rsidRDefault="0042749A" w:rsidP="00253403">
            <w:pPr>
              <w:pStyle w:val="table"/>
            </w:pPr>
            <m:oMathPara>
              <m:oMath>
                <m:sSubSup>
                  <m:sSubSupPr>
                    <m:ctrlPr>
                      <w:rPr>
                        <w:rFonts w:ascii="Cambria Math" w:hAnsi="Cambria Math"/>
                        <w:sz w:val="21"/>
                        <w:szCs w:val="22"/>
                      </w:rPr>
                    </m:ctrlPr>
                  </m:sSubSupPr>
                  <m:e>
                    <m:r>
                      <m:rPr>
                        <m:sty m:val="b"/>
                      </m:rPr>
                      <w:rPr>
                        <w:rFonts w:ascii="Cambria Math" w:hAnsi="Cambria Math"/>
                      </w:rPr>
                      <m:t>R</m:t>
                    </m:r>
                  </m:e>
                  <m:sub>
                    <m:r>
                      <m:rPr>
                        <m:sty m:val="bi"/>
                      </m:rPr>
                      <w:rPr>
                        <w:rFonts w:ascii="Cambria Math" w:hAnsi="Cambria Math"/>
                      </w:rPr>
                      <m:t>p</m:t>
                    </m:r>
                  </m:sub>
                  <m:sup>
                    <m:r>
                      <m:rPr>
                        <m:sty m:val="bi"/>
                      </m:rPr>
                      <w:rPr>
                        <w:rFonts w:ascii="Cambria Math" w:hAnsi="Cambria Math"/>
                      </w:rPr>
                      <m:t>pass</m:t>
                    </m:r>
                  </m:sup>
                </m:sSubSup>
              </m:oMath>
            </m:oMathPara>
          </w:p>
        </w:tc>
      </w:tr>
      <w:tr w:rsidR="00491899" w:rsidRPr="005B7F65" w14:paraId="26A2D2DC" w14:textId="77777777" w:rsidTr="001568CE">
        <w:trPr>
          <w:trHeight w:val="288"/>
          <w:jc w:val="center"/>
        </w:trPr>
        <w:tc>
          <w:tcPr>
            <w:tcW w:w="2122" w:type="dxa"/>
            <w:shd w:val="clear" w:color="auto" w:fill="auto"/>
            <w:noWrap/>
            <w:vAlign w:val="center"/>
            <w:hideMark/>
          </w:tcPr>
          <w:p w14:paraId="02BD1A81" w14:textId="77777777" w:rsidR="00491899" w:rsidRPr="005B7F65" w:rsidRDefault="00491899" w:rsidP="00253403">
            <w:pPr>
              <w:pStyle w:val="table"/>
            </w:pPr>
            <w:r w:rsidRPr="005B7F65">
              <w:rPr>
                <w:rFonts w:hint="eastAsia"/>
              </w:rPr>
              <w:t>Huskies_G1</w:t>
            </w:r>
          </w:p>
        </w:tc>
        <w:tc>
          <w:tcPr>
            <w:tcW w:w="1559" w:type="dxa"/>
            <w:shd w:val="clear" w:color="auto" w:fill="auto"/>
            <w:noWrap/>
            <w:vAlign w:val="center"/>
            <w:hideMark/>
          </w:tcPr>
          <w:p w14:paraId="2BAE8175" w14:textId="77777777" w:rsidR="00491899" w:rsidRPr="005B7F65" w:rsidRDefault="00491899" w:rsidP="00253403">
            <w:pPr>
              <w:pStyle w:val="table"/>
            </w:pPr>
            <w:r w:rsidRPr="005B7F65">
              <w:rPr>
                <w:rFonts w:hint="eastAsia"/>
              </w:rPr>
              <w:t>473</w:t>
            </w:r>
          </w:p>
        </w:tc>
        <w:tc>
          <w:tcPr>
            <w:tcW w:w="1559" w:type="dxa"/>
            <w:shd w:val="clear" w:color="auto" w:fill="auto"/>
            <w:noWrap/>
            <w:vAlign w:val="center"/>
            <w:hideMark/>
          </w:tcPr>
          <w:p w14:paraId="60A940FE" w14:textId="77777777" w:rsidR="00491899" w:rsidRPr="005B7F65" w:rsidRDefault="00491899" w:rsidP="00253403">
            <w:pPr>
              <w:pStyle w:val="table"/>
            </w:pPr>
            <w:r w:rsidRPr="005B7F65">
              <w:rPr>
                <w:rFonts w:hint="eastAsia"/>
              </w:rPr>
              <w:t>777</w:t>
            </w:r>
          </w:p>
        </w:tc>
        <w:tc>
          <w:tcPr>
            <w:tcW w:w="1559" w:type="dxa"/>
            <w:shd w:val="clear" w:color="auto" w:fill="auto"/>
            <w:noWrap/>
            <w:vAlign w:val="center"/>
            <w:hideMark/>
          </w:tcPr>
          <w:p w14:paraId="582F38CC" w14:textId="77777777" w:rsidR="00491899" w:rsidRPr="005B7F65" w:rsidRDefault="00491899" w:rsidP="00253403">
            <w:pPr>
              <w:pStyle w:val="table"/>
            </w:pPr>
            <w:r w:rsidRPr="005B7F65">
              <w:rPr>
                <w:rFonts w:hint="eastAsia"/>
              </w:rPr>
              <w:t>60.88%</w:t>
            </w:r>
          </w:p>
        </w:tc>
      </w:tr>
      <w:tr w:rsidR="00491899" w:rsidRPr="005B7F65" w14:paraId="5399E1BD" w14:textId="77777777" w:rsidTr="001568CE">
        <w:trPr>
          <w:trHeight w:val="288"/>
          <w:jc w:val="center"/>
        </w:trPr>
        <w:tc>
          <w:tcPr>
            <w:tcW w:w="2122" w:type="dxa"/>
            <w:shd w:val="clear" w:color="auto" w:fill="auto"/>
            <w:noWrap/>
            <w:vAlign w:val="center"/>
            <w:hideMark/>
          </w:tcPr>
          <w:p w14:paraId="4F801936" w14:textId="77777777" w:rsidR="00491899" w:rsidRPr="005B7F65" w:rsidRDefault="00491899" w:rsidP="00253403">
            <w:pPr>
              <w:pStyle w:val="table"/>
            </w:pPr>
            <w:r w:rsidRPr="005B7F65">
              <w:rPr>
                <w:rFonts w:hint="eastAsia"/>
              </w:rPr>
              <w:t>Huskies_F1</w:t>
            </w:r>
          </w:p>
        </w:tc>
        <w:tc>
          <w:tcPr>
            <w:tcW w:w="1559" w:type="dxa"/>
            <w:shd w:val="clear" w:color="auto" w:fill="auto"/>
            <w:noWrap/>
            <w:vAlign w:val="center"/>
            <w:hideMark/>
          </w:tcPr>
          <w:p w14:paraId="00541DEA" w14:textId="77777777" w:rsidR="00491899" w:rsidRPr="005B7F65" w:rsidRDefault="00491899" w:rsidP="00253403">
            <w:pPr>
              <w:pStyle w:val="table"/>
            </w:pPr>
            <w:r w:rsidRPr="005B7F65">
              <w:rPr>
                <w:rFonts w:hint="eastAsia"/>
              </w:rPr>
              <w:t>238</w:t>
            </w:r>
          </w:p>
        </w:tc>
        <w:tc>
          <w:tcPr>
            <w:tcW w:w="1559" w:type="dxa"/>
            <w:shd w:val="clear" w:color="auto" w:fill="auto"/>
            <w:noWrap/>
            <w:vAlign w:val="center"/>
            <w:hideMark/>
          </w:tcPr>
          <w:p w14:paraId="360C3FB3" w14:textId="77777777" w:rsidR="00491899" w:rsidRPr="005B7F65" w:rsidRDefault="00491899" w:rsidP="00253403">
            <w:pPr>
              <w:pStyle w:val="table"/>
            </w:pPr>
            <w:r w:rsidRPr="005B7F65">
              <w:rPr>
                <w:rFonts w:hint="eastAsia"/>
              </w:rPr>
              <w:t>362</w:t>
            </w:r>
          </w:p>
        </w:tc>
        <w:tc>
          <w:tcPr>
            <w:tcW w:w="1559" w:type="dxa"/>
            <w:shd w:val="clear" w:color="auto" w:fill="auto"/>
            <w:noWrap/>
            <w:vAlign w:val="center"/>
            <w:hideMark/>
          </w:tcPr>
          <w:p w14:paraId="0EF47785" w14:textId="77777777" w:rsidR="00491899" w:rsidRPr="005B7F65" w:rsidRDefault="00491899" w:rsidP="00253403">
            <w:pPr>
              <w:pStyle w:val="table"/>
            </w:pPr>
            <w:r w:rsidRPr="005B7F65">
              <w:rPr>
                <w:rFonts w:hint="eastAsia"/>
              </w:rPr>
              <w:t>65.75%</w:t>
            </w:r>
          </w:p>
        </w:tc>
      </w:tr>
      <w:tr w:rsidR="00491899" w:rsidRPr="005B7F65" w14:paraId="0849B0C4" w14:textId="77777777" w:rsidTr="001568CE">
        <w:trPr>
          <w:trHeight w:val="288"/>
          <w:jc w:val="center"/>
        </w:trPr>
        <w:tc>
          <w:tcPr>
            <w:tcW w:w="2122" w:type="dxa"/>
            <w:shd w:val="clear" w:color="auto" w:fill="auto"/>
            <w:noWrap/>
            <w:vAlign w:val="center"/>
            <w:hideMark/>
          </w:tcPr>
          <w:p w14:paraId="5175E0E2" w14:textId="77777777" w:rsidR="00491899" w:rsidRPr="005B7F65" w:rsidRDefault="00491899" w:rsidP="00253403">
            <w:pPr>
              <w:pStyle w:val="table"/>
            </w:pPr>
            <w:r w:rsidRPr="005B7F65">
              <w:rPr>
                <w:rFonts w:hint="eastAsia"/>
              </w:rPr>
              <w:t>Huskies_D1</w:t>
            </w:r>
          </w:p>
        </w:tc>
        <w:tc>
          <w:tcPr>
            <w:tcW w:w="1559" w:type="dxa"/>
            <w:shd w:val="clear" w:color="auto" w:fill="auto"/>
            <w:noWrap/>
            <w:vAlign w:val="center"/>
            <w:hideMark/>
          </w:tcPr>
          <w:p w14:paraId="3241140C" w14:textId="77777777" w:rsidR="00491899" w:rsidRPr="005B7F65" w:rsidRDefault="00491899" w:rsidP="00253403">
            <w:pPr>
              <w:pStyle w:val="table"/>
            </w:pPr>
            <w:r w:rsidRPr="005B7F65">
              <w:rPr>
                <w:rFonts w:hint="eastAsia"/>
              </w:rPr>
              <w:t>851</w:t>
            </w:r>
          </w:p>
        </w:tc>
        <w:tc>
          <w:tcPr>
            <w:tcW w:w="1559" w:type="dxa"/>
            <w:shd w:val="clear" w:color="auto" w:fill="auto"/>
            <w:noWrap/>
            <w:vAlign w:val="center"/>
            <w:hideMark/>
          </w:tcPr>
          <w:p w14:paraId="05AAD0F4" w14:textId="77777777" w:rsidR="00491899" w:rsidRPr="005B7F65" w:rsidRDefault="00491899" w:rsidP="00253403">
            <w:pPr>
              <w:pStyle w:val="table"/>
            </w:pPr>
            <w:r w:rsidRPr="005B7F65">
              <w:rPr>
                <w:rFonts w:hint="eastAsia"/>
              </w:rPr>
              <w:t>1090</w:t>
            </w:r>
          </w:p>
        </w:tc>
        <w:tc>
          <w:tcPr>
            <w:tcW w:w="1559" w:type="dxa"/>
            <w:shd w:val="clear" w:color="auto" w:fill="auto"/>
            <w:noWrap/>
            <w:vAlign w:val="center"/>
            <w:hideMark/>
          </w:tcPr>
          <w:p w14:paraId="051EC3C9" w14:textId="77777777" w:rsidR="00491899" w:rsidRPr="005B7F65" w:rsidRDefault="00491899" w:rsidP="00253403">
            <w:pPr>
              <w:pStyle w:val="table"/>
            </w:pPr>
            <w:r w:rsidRPr="005B7F65">
              <w:rPr>
                <w:rFonts w:hint="eastAsia"/>
              </w:rPr>
              <w:t>78.07%</w:t>
            </w:r>
          </w:p>
        </w:tc>
      </w:tr>
      <w:tr w:rsidR="00491899" w:rsidRPr="005B7F65" w14:paraId="041B5D74" w14:textId="77777777" w:rsidTr="001568CE">
        <w:trPr>
          <w:trHeight w:val="288"/>
          <w:jc w:val="center"/>
        </w:trPr>
        <w:tc>
          <w:tcPr>
            <w:tcW w:w="2122" w:type="dxa"/>
            <w:shd w:val="clear" w:color="auto" w:fill="auto"/>
            <w:noWrap/>
            <w:vAlign w:val="center"/>
            <w:hideMark/>
          </w:tcPr>
          <w:p w14:paraId="0E0F1244" w14:textId="77777777" w:rsidR="00491899" w:rsidRPr="005B7F65" w:rsidRDefault="00491899" w:rsidP="00253403">
            <w:pPr>
              <w:pStyle w:val="table"/>
            </w:pPr>
            <w:r w:rsidRPr="005B7F65">
              <w:rPr>
                <w:rFonts w:hint="eastAsia"/>
              </w:rPr>
              <w:t>Huskies_M1</w:t>
            </w:r>
          </w:p>
        </w:tc>
        <w:tc>
          <w:tcPr>
            <w:tcW w:w="1559" w:type="dxa"/>
            <w:shd w:val="clear" w:color="auto" w:fill="auto"/>
            <w:noWrap/>
            <w:vAlign w:val="center"/>
            <w:hideMark/>
          </w:tcPr>
          <w:p w14:paraId="733C83FB" w14:textId="77777777" w:rsidR="00491899" w:rsidRPr="005B7F65" w:rsidRDefault="00491899" w:rsidP="00253403">
            <w:pPr>
              <w:pStyle w:val="table"/>
            </w:pPr>
            <w:r w:rsidRPr="005B7F65">
              <w:rPr>
                <w:rFonts w:hint="eastAsia"/>
              </w:rPr>
              <w:t>1255</w:t>
            </w:r>
          </w:p>
        </w:tc>
        <w:tc>
          <w:tcPr>
            <w:tcW w:w="1559" w:type="dxa"/>
            <w:shd w:val="clear" w:color="auto" w:fill="auto"/>
            <w:noWrap/>
            <w:vAlign w:val="center"/>
            <w:hideMark/>
          </w:tcPr>
          <w:p w14:paraId="73A026BF" w14:textId="77777777" w:rsidR="00491899" w:rsidRPr="005B7F65" w:rsidRDefault="00491899" w:rsidP="00253403">
            <w:pPr>
              <w:pStyle w:val="table"/>
            </w:pPr>
            <w:r w:rsidRPr="005B7F65">
              <w:rPr>
                <w:rFonts w:hint="eastAsia"/>
              </w:rPr>
              <w:t>1526</w:t>
            </w:r>
          </w:p>
        </w:tc>
        <w:tc>
          <w:tcPr>
            <w:tcW w:w="1559" w:type="dxa"/>
            <w:shd w:val="clear" w:color="auto" w:fill="auto"/>
            <w:noWrap/>
            <w:vAlign w:val="center"/>
            <w:hideMark/>
          </w:tcPr>
          <w:p w14:paraId="61FB633F" w14:textId="77777777" w:rsidR="00491899" w:rsidRPr="005B7F65" w:rsidRDefault="00491899" w:rsidP="00253403">
            <w:pPr>
              <w:pStyle w:val="table"/>
            </w:pPr>
            <w:r w:rsidRPr="005B7F65">
              <w:rPr>
                <w:rFonts w:hint="eastAsia"/>
              </w:rPr>
              <w:t>82.24%</w:t>
            </w:r>
          </w:p>
        </w:tc>
      </w:tr>
      <w:tr w:rsidR="00491899" w:rsidRPr="005B7F65" w14:paraId="39151995" w14:textId="77777777" w:rsidTr="001568CE">
        <w:trPr>
          <w:trHeight w:val="288"/>
          <w:jc w:val="center"/>
        </w:trPr>
        <w:tc>
          <w:tcPr>
            <w:tcW w:w="2122" w:type="dxa"/>
            <w:shd w:val="clear" w:color="auto" w:fill="auto"/>
            <w:noWrap/>
            <w:vAlign w:val="center"/>
            <w:hideMark/>
          </w:tcPr>
          <w:p w14:paraId="28DCDE65" w14:textId="77777777" w:rsidR="00491899" w:rsidRPr="005B7F65" w:rsidRDefault="00491899" w:rsidP="00253403">
            <w:pPr>
              <w:pStyle w:val="table"/>
            </w:pPr>
            <w:r w:rsidRPr="005B7F65">
              <w:rPr>
                <w:rFonts w:hint="eastAsia"/>
              </w:rPr>
              <w:t>Huskies_F2</w:t>
            </w:r>
          </w:p>
        </w:tc>
        <w:tc>
          <w:tcPr>
            <w:tcW w:w="1559" w:type="dxa"/>
            <w:shd w:val="clear" w:color="auto" w:fill="auto"/>
            <w:noWrap/>
            <w:vAlign w:val="center"/>
            <w:hideMark/>
          </w:tcPr>
          <w:p w14:paraId="3C4C8575" w14:textId="77777777" w:rsidR="00491899" w:rsidRPr="005B7F65" w:rsidRDefault="00491899" w:rsidP="00253403">
            <w:pPr>
              <w:pStyle w:val="table"/>
            </w:pPr>
            <w:r w:rsidRPr="005B7F65">
              <w:rPr>
                <w:rFonts w:hint="eastAsia"/>
              </w:rPr>
              <w:t>859</w:t>
            </w:r>
          </w:p>
        </w:tc>
        <w:tc>
          <w:tcPr>
            <w:tcW w:w="1559" w:type="dxa"/>
            <w:shd w:val="clear" w:color="auto" w:fill="auto"/>
            <w:noWrap/>
            <w:vAlign w:val="center"/>
            <w:hideMark/>
          </w:tcPr>
          <w:p w14:paraId="5EA8BF41" w14:textId="77777777" w:rsidR="00491899" w:rsidRPr="005B7F65" w:rsidRDefault="00491899" w:rsidP="00253403">
            <w:pPr>
              <w:pStyle w:val="table"/>
            </w:pPr>
            <w:r w:rsidRPr="005B7F65">
              <w:rPr>
                <w:rFonts w:hint="eastAsia"/>
              </w:rPr>
              <w:t>1120</w:t>
            </w:r>
          </w:p>
        </w:tc>
        <w:tc>
          <w:tcPr>
            <w:tcW w:w="1559" w:type="dxa"/>
            <w:shd w:val="clear" w:color="auto" w:fill="auto"/>
            <w:noWrap/>
            <w:vAlign w:val="center"/>
            <w:hideMark/>
          </w:tcPr>
          <w:p w14:paraId="0ABE1415" w14:textId="77777777" w:rsidR="00491899" w:rsidRPr="005B7F65" w:rsidRDefault="00491899" w:rsidP="00253403">
            <w:pPr>
              <w:pStyle w:val="table"/>
            </w:pPr>
            <w:r w:rsidRPr="005B7F65">
              <w:rPr>
                <w:rFonts w:hint="eastAsia"/>
              </w:rPr>
              <w:t>76.70%</w:t>
            </w:r>
          </w:p>
        </w:tc>
      </w:tr>
      <w:tr w:rsidR="00491899" w:rsidRPr="005B7F65" w14:paraId="6C68462D" w14:textId="77777777" w:rsidTr="001568CE">
        <w:trPr>
          <w:trHeight w:val="288"/>
          <w:jc w:val="center"/>
        </w:trPr>
        <w:tc>
          <w:tcPr>
            <w:tcW w:w="2122" w:type="dxa"/>
            <w:shd w:val="clear" w:color="auto" w:fill="auto"/>
            <w:noWrap/>
            <w:vAlign w:val="center"/>
            <w:hideMark/>
          </w:tcPr>
          <w:p w14:paraId="79834C8E" w14:textId="77777777" w:rsidR="00491899" w:rsidRPr="005B7F65" w:rsidRDefault="00491899" w:rsidP="00253403">
            <w:pPr>
              <w:pStyle w:val="table"/>
            </w:pPr>
            <w:r w:rsidRPr="005B7F65">
              <w:rPr>
                <w:rFonts w:hint="eastAsia"/>
              </w:rPr>
              <w:t>Huskies_D2</w:t>
            </w:r>
          </w:p>
        </w:tc>
        <w:tc>
          <w:tcPr>
            <w:tcW w:w="1559" w:type="dxa"/>
            <w:shd w:val="clear" w:color="auto" w:fill="auto"/>
            <w:noWrap/>
            <w:vAlign w:val="center"/>
            <w:hideMark/>
          </w:tcPr>
          <w:p w14:paraId="3D1CE536" w14:textId="77777777" w:rsidR="00491899" w:rsidRPr="005B7F65" w:rsidRDefault="00491899" w:rsidP="00253403">
            <w:pPr>
              <w:pStyle w:val="table"/>
            </w:pPr>
            <w:r w:rsidRPr="005B7F65">
              <w:rPr>
                <w:rFonts w:hint="eastAsia"/>
              </w:rPr>
              <w:t>580</w:t>
            </w:r>
          </w:p>
        </w:tc>
        <w:tc>
          <w:tcPr>
            <w:tcW w:w="1559" w:type="dxa"/>
            <w:shd w:val="clear" w:color="auto" w:fill="auto"/>
            <w:noWrap/>
            <w:vAlign w:val="center"/>
            <w:hideMark/>
          </w:tcPr>
          <w:p w14:paraId="18922BC0" w14:textId="77777777" w:rsidR="00491899" w:rsidRPr="005B7F65" w:rsidRDefault="00491899" w:rsidP="00253403">
            <w:pPr>
              <w:pStyle w:val="table"/>
            </w:pPr>
            <w:r w:rsidRPr="005B7F65">
              <w:rPr>
                <w:rFonts w:hint="eastAsia"/>
              </w:rPr>
              <w:t>718</w:t>
            </w:r>
          </w:p>
        </w:tc>
        <w:tc>
          <w:tcPr>
            <w:tcW w:w="1559" w:type="dxa"/>
            <w:shd w:val="clear" w:color="auto" w:fill="auto"/>
            <w:noWrap/>
            <w:vAlign w:val="center"/>
            <w:hideMark/>
          </w:tcPr>
          <w:p w14:paraId="3AA52424" w14:textId="77777777" w:rsidR="00491899" w:rsidRPr="005B7F65" w:rsidRDefault="00491899" w:rsidP="00253403">
            <w:pPr>
              <w:pStyle w:val="table"/>
            </w:pPr>
            <w:r w:rsidRPr="005B7F65">
              <w:rPr>
                <w:rFonts w:hint="eastAsia"/>
              </w:rPr>
              <w:t>80.78%</w:t>
            </w:r>
          </w:p>
        </w:tc>
      </w:tr>
      <w:tr w:rsidR="00491899" w:rsidRPr="005B7F65" w14:paraId="37ED485C" w14:textId="77777777" w:rsidTr="001568CE">
        <w:trPr>
          <w:trHeight w:val="288"/>
          <w:jc w:val="center"/>
        </w:trPr>
        <w:tc>
          <w:tcPr>
            <w:tcW w:w="2122" w:type="dxa"/>
            <w:shd w:val="clear" w:color="auto" w:fill="auto"/>
            <w:noWrap/>
            <w:vAlign w:val="center"/>
            <w:hideMark/>
          </w:tcPr>
          <w:p w14:paraId="77592906" w14:textId="77777777" w:rsidR="00491899" w:rsidRPr="005B7F65" w:rsidRDefault="00491899" w:rsidP="00253403">
            <w:pPr>
              <w:pStyle w:val="table"/>
            </w:pPr>
            <w:r w:rsidRPr="005B7F65">
              <w:rPr>
                <w:rFonts w:hint="eastAsia"/>
              </w:rPr>
              <w:t>Huskies_M2</w:t>
            </w:r>
          </w:p>
        </w:tc>
        <w:tc>
          <w:tcPr>
            <w:tcW w:w="1559" w:type="dxa"/>
            <w:shd w:val="clear" w:color="auto" w:fill="auto"/>
            <w:noWrap/>
            <w:vAlign w:val="center"/>
            <w:hideMark/>
          </w:tcPr>
          <w:p w14:paraId="3287D4F9" w14:textId="77777777" w:rsidR="00491899" w:rsidRPr="005B7F65" w:rsidRDefault="00491899" w:rsidP="00253403">
            <w:pPr>
              <w:pStyle w:val="table"/>
            </w:pPr>
            <w:r w:rsidRPr="005B7F65">
              <w:rPr>
                <w:rFonts w:hint="eastAsia"/>
              </w:rPr>
              <w:t>76</w:t>
            </w:r>
          </w:p>
        </w:tc>
        <w:tc>
          <w:tcPr>
            <w:tcW w:w="1559" w:type="dxa"/>
            <w:shd w:val="clear" w:color="auto" w:fill="auto"/>
            <w:noWrap/>
            <w:vAlign w:val="center"/>
            <w:hideMark/>
          </w:tcPr>
          <w:p w14:paraId="20022FCC" w14:textId="77777777" w:rsidR="00491899" w:rsidRPr="005B7F65" w:rsidRDefault="00491899" w:rsidP="00253403">
            <w:pPr>
              <w:pStyle w:val="table"/>
            </w:pPr>
            <w:r w:rsidRPr="005B7F65">
              <w:rPr>
                <w:rFonts w:hint="eastAsia"/>
              </w:rPr>
              <w:t>97</w:t>
            </w:r>
          </w:p>
        </w:tc>
        <w:tc>
          <w:tcPr>
            <w:tcW w:w="1559" w:type="dxa"/>
            <w:shd w:val="clear" w:color="auto" w:fill="auto"/>
            <w:noWrap/>
            <w:vAlign w:val="center"/>
            <w:hideMark/>
          </w:tcPr>
          <w:p w14:paraId="0EF068B3" w14:textId="77777777" w:rsidR="00491899" w:rsidRPr="005B7F65" w:rsidRDefault="00491899" w:rsidP="00253403">
            <w:pPr>
              <w:pStyle w:val="table"/>
            </w:pPr>
            <w:r w:rsidRPr="005B7F65">
              <w:rPr>
                <w:rFonts w:hint="eastAsia"/>
              </w:rPr>
              <w:t>78.35%</w:t>
            </w:r>
          </w:p>
        </w:tc>
      </w:tr>
      <w:tr w:rsidR="00491899" w:rsidRPr="005B7F65" w14:paraId="55A0F01A" w14:textId="77777777" w:rsidTr="001568CE">
        <w:trPr>
          <w:trHeight w:val="288"/>
          <w:jc w:val="center"/>
        </w:trPr>
        <w:tc>
          <w:tcPr>
            <w:tcW w:w="2122" w:type="dxa"/>
            <w:shd w:val="clear" w:color="auto" w:fill="auto"/>
            <w:noWrap/>
            <w:vAlign w:val="center"/>
            <w:hideMark/>
          </w:tcPr>
          <w:p w14:paraId="24FDC724" w14:textId="77777777" w:rsidR="00491899" w:rsidRPr="005B7F65" w:rsidRDefault="00491899" w:rsidP="00253403">
            <w:pPr>
              <w:pStyle w:val="table"/>
            </w:pPr>
            <w:r w:rsidRPr="005B7F65">
              <w:rPr>
                <w:rFonts w:hint="eastAsia"/>
              </w:rPr>
              <w:t>Huskies_M3</w:t>
            </w:r>
          </w:p>
        </w:tc>
        <w:tc>
          <w:tcPr>
            <w:tcW w:w="1559" w:type="dxa"/>
            <w:shd w:val="clear" w:color="auto" w:fill="auto"/>
            <w:noWrap/>
            <w:vAlign w:val="center"/>
            <w:hideMark/>
          </w:tcPr>
          <w:p w14:paraId="36CD8220" w14:textId="77777777" w:rsidR="00491899" w:rsidRPr="005B7F65" w:rsidRDefault="00491899" w:rsidP="00253403">
            <w:pPr>
              <w:pStyle w:val="table"/>
            </w:pPr>
            <w:r w:rsidRPr="005B7F65">
              <w:rPr>
                <w:rFonts w:hint="eastAsia"/>
              </w:rPr>
              <w:t>887</w:t>
            </w:r>
          </w:p>
        </w:tc>
        <w:tc>
          <w:tcPr>
            <w:tcW w:w="1559" w:type="dxa"/>
            <w:shd w:val="clear" w:color="auto" w:fill="auto"/>
            <w:noWrap/>
            <w:vAlign w:val="center"/>
            <w:hideMark/>
          </w:tcPr>
          <w:p w14:paraId="0505DB7F" w14:textId="77777777" w:rsidR="00491899" w:rsidRPr="005B7F65" w:rsidRDefault="00491899" w:rsidP="00253403">
            <w:pPr>
              <w:pStyle w:val="table"/>
            </w:pPr>
            <w:r w:rsidRPr="005B7F65">
              <w:rPr>
                <w:rFonts w:hint="eastAsia"/>
              </w:rPr>
              <w:t>1074</w:t>
            </w:r>
          </w:p>
        </w:tc>
        <w:tc>
          <w:tcPr>
            <w:tcW w:w="1559" w:type="dxa"/>
            <w:shd w:val="clear" w:color="auto" w:fill="auto"/>
            <w:noWrap/>
            <w:vAlign w:val="center"/>
            <w:hideMark/>
          </w:tcPr>
          <w:p w14:paraId="4CC250C2" w14:textId="77777777" w:rsidR="00491899" w:rsidRPr="005B7F65" w:rsidRDefault="00491899" w:rsidP="00253403">
            <w:pPr>
              <w:pStyle w:val="table"/>
            </w:pPr>
            <w:r w:rsidRPr="005B7F65">
              <w:rPr>
                <w:rFonts w:hint="eastAsia"/>
              </w:rPr>
              <w:t>82.59%</w:t>
            </w:r>
          </w:p>
        </w:tc>
      </w:tr>
    </w:tbl>
    <w:p w14:paraId="1A27F62E" w14:textId="77777777" w:rsidR="00491899" w:rsidRDefault="00491899" w:rsidP="00253403">
      <w:pPr>
        <w:pStyle w:val="table"/>
      </w:pPr>
    </w:p>
    <w:p w14:paraId="0A1C094C" w14:textId="3C460B96" w:rsidR="00491899" w:rsidRDefault="00F53442" w:rsidP="000427C7">
      <w:pPr>
        <w:ind w:firstLine="511"/>
      </w:pPr>
      <w:r w:rsidRPr="001A2446">
        <w:t>Firstly,</w:t>
      </w:r>
      <w:r w:rsidR="00491899" w:rsidRPr="001A2446">
        <w:t xml:space="preserve"> we count all the passing events through the file</w:t>
      </w:r>
      <w:r w:rsidR="00491899" w:rsidRPr="005649D1">
        <w:t xml:space="preserve"> </w:t>
      </w:r>
      <w:r w:rsidR="00491899" w:rsidRPr="001A2446">
        <w:rPr>
          <w:i/>
        </w:rPr>
        <w:t>passingevents.csv</w:t>
      </w:r>
      <w:r w:rsidR="00491899" w:rsidRPr="005649D1">
        <w:rPr>
          <w:rFonts w:hint="eastAsia"/>
        </w:rPr>
        <w:t>.</w:t>
      </w:r>
      <w:r w:rsidR="00491899" w:rsidRPr="001A2446">
        <w:t xml:space="preserve"> There are two types of passing events: successful passing event and passing event. Successful passing event means a teamm</w:t>
      </w:r>
      <w:r w:rsidR="00491899">
        <w:t xml:space="preserve">ate get the </w:t>
      </w:r>
      <w:r w:rsidR="00491899" w:rsidRPr="001A2446">
        <w:t>ball</w:t>
      </w:r>
      <w:r w:rsidR="00491899">
        <w:t xml:space="preserve"> after passing:</w:t>
      </w:r>
    </w:p>
    <w:p w14:paraId="709D6021" w14:textId="77777777" w:rsidR="00491899" w:rsidRPr="00665DD5" w:rsidRDefault="0042749A" w:rsidP="000427C7">
      <w:pPr>
        <w:ind w:firstLine="511"/>
      </w:pPr>
      <m:oMathPara>
        <m:oMath>
          <m:sSubSup>
            <m:sSubSupPr>
              <m:ctrlPr>
                <w:rPr>
                  <w:rFonts w:ascii="Cambria Math" w:hAnsi="Cambria Math"/>
                </w:rPr>
              </m:ctrlPr>
            </m:sSubSupPr>
            <m:e>
              <m:r>
                <m:rPr>
                  <m:sty m:val="p"/>
                </m:rPr>
                <w:rPr>
                  <w:rFonts w:ascii="Cambria Math" w:hAnsi="Cambria Math"/>
                </w:rPr>
                <m:t>S</m:t>
              </m:r>
            </m:e>
            <m:sub>
              <m:r>
                <w:rPr>
                  <w:rFonts w:ascii="Cambria Math" w:hAnsi="Cambria Math"/>
                </w:rPr>
                <m:t>p</m:t>
              </m:r>
            </m:sub>
            <m:sup>
              <m:r>
                <w:rPr>
                  <w:rFonts w:ascii="Cambria Math" w:hAnsi="Cambria Math"/>
                </w:rPr>
                <m:t>pas</m:t>
              </m:r>
              <m:sSub>
                <m:sSubPr>
                  <m:ctrlPr>
                    <w:rPr>
                      <w:rFonts w:ascii="Cambria Math" w:hAnsi="Cambria Math"/>
                    </w:rPr>
                  </m:ctrlPr>
                </m:sSubPr>
                <m:e>
                  <m:r>
                    <w:rPr>
                      <w:rFonts w:ascii="Cambria Math" w:hAnsi="Cambria Math"/>
                    </w:rPr>
                    <m:t>s</m:t>
                  </m:r>
                  <m:ctrlPr>
                    <w:rPr>
                      <w:rFonts w:ascii="Cambria Math" w:hAnsi="Cambria Math"/>
                      <w:iCs/>
                    </w:rPr>
                  </m:ctrlPr>
                </m:e>
                <m:sub>
                  <m:r>
                    <w:rPr>
                      <w:rFonts w:ascii="Cambria Math" w:hAnsi="Cambria Math"/>
                    </w:rPr>
                    <m:t>sus</m:t>
                  </m:r>
                </m:sub>
              </m:sSub>
            </m:sup>
          </m:sSubSup>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T</m:t>
                  </m:r>
                </m:e>
                <m:sub>
                  <m:r>
                    <w:rPr>
                      <w:rFonts w:ascii="Cambria Math" w:eastAsia="宋体" w:hAnsi="Cambria Math"/>
                    </w:rPr>
                    <m:t>p</m:t>
                  </m:r>
                </m:sub>
              </m:sSub>
            </m:sub>
            <m:sup/>
            <m:e>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sub>
                  </m:sSub>
                </m:sub>
              </m:sSub>
            </m:e>
          </m:nary>
        </m:oMath>
      </m:oMathPara>
    </w:p>
    <w:p w14:paraId="607DC2AE" w14:textId="77777777" w:rsidR="00491899" w:rsidRDefault="00491899" w:rsidP="000427C7">
      <w:pPr>
        <w:ind w:firstLine="511"/>
      </w:pPr>
      <w:r>
        <w:rPr>
          <w:rFonts w:hint="eastAsia"/>
        </w:rPr>
        <w:t>P</w:t>
      </w:r>
      <w:r>
        <w:t>assing event:</w:t>
      </w:r>
    </w:p>
    <w:p w14:paraId="53A26E3E" w14:textId="77777777" w:rsidR="00491899" w:rsidRPr="00665DD5" w:rsidRDefault="0042749A" w:rsidP="000427C7">
      <w:pPr>
        <w:ind w:firstLine="511"/>
      </w:pPr>
      <m:oMathPara>
        <m:oMath>
          <m:sSubSup>
            <m:sSubSupPr>
              <m:ctrlPr>
                <w:rPr>
                  <w:rFonts w:ascii="Cambria Math" w:hAnsi="Cambria Math"/>
                </w:rPr>
              </m:ctrlPr>
            </m:sSubSupPr>
            <m:e>
              <m:r>
                <m:rPr>
                  <m:sty m:val="p"/>
                </m:rPr>
                <w:rPr>
                  <w:rFonts w:ascii="Cambria Math" w:hAnsi="Cambria Math"/>
                </w:rPr>
                <m:t>S</m:t>
              </m:r>
            </m:e>
            <m:sub>
              <m:r>
                <w:rPr>
                  <w:rFonts w:ascii="Cambria Math" w:hAnsi="Cambria Math"/>
                </w:rPr>
                <m:t>p</m:t>
              </m:r>
            </m:sub>
            <m:sup>
              <m:r>
                <w:rPr>
                  <w:rFonts w:ascii="Cambria Math" w:hAnsi="Cambria Math"/>
                </w:rPr>
                <m:t>pas</m:t>
              </m:r>
              <m:r>
                <m:rPr>
                  <m:sty m:val="p"/>
                </m:rPr>
                <w:rPr>
                  <w:rFonts w:ascii="Cambria Math" w:hAnsi="Cambria Math"/>
                </w:rPr>
                <m:t>s</m:t>
              </m:r>
            </m:sup>
          </m:sSubSup>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e>
                <m:sub>
                  <m:r>
                    <m:rPr>
                      <m:sty m:val="p"/>
                    </m:rPr>
                    <w:rPr>
                      <w:rFonts w:ascii="Cambria Math" w:hAnsi="Cambria Math"/>
                    </w:rPr>
                    <m:t>2</m:t>
                  </m:r>
                </m:sub>
              </m:sSub>
            </m:sub>
            <m:sup/>
            <m:e>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sub>
                  </m:sSub>
                </m:sub>
              </m:sSub>
            </m:e>
          </m:nary>
        </m:oMath>
      </m:oMathPara>
    </w:p>
    <w:p w14:paraId="196C22FB" w14:textId="77777777" w:rsidR="00491899" w:rsidRDefault="00491899" w:rsidP="000427C7">
      <w:pPr>
        <w:ind w:firstLine="511"/>
      </w:pPr>
    </w:p>
    <w:p w14:paraId="6486C495" w14:textId="289494E2" w:rsidR="00491899" w:rsidRPr="001A2446" w:rsidRDefault="00491899" w:rsidP="000427C7">
      <w:pPr>
        <w:ind w:firstLine="511"/>
      </w:pPr>
      <w:r w:rsidRPr="001A2446">
        <w:t>Table above is data of first ten Huskies players. We also count data of other teams. Then we use the formula</w:t>
      </w:r>
      <w:r w:rsidR="000427C7">
        <w:rPr>
          <w:rFonts w:hint="eastAsia"/>
        </w:rPr>
        <w:t>:</w:t>
      </w:r>
    </w:p>
    <w:p w14:paraId="21307A52" w14:textId="77777777" w:rsidR="00491899" w:rsidRPr="00D76D05" w:rsidRDefault="0042749A" w:rsidP="000427C7">
      <w:pPr>
        <w:rPr>
          <w:sz w:val="21"/>
          <w:szCs w:val="22"/>
        </w:rPr>
      </w:pPr>
      <m:oMathPara>
        <m:oMath>
          <m:sSubSup>
            <m:sSubSupPr>
              <m:ctrlPr>
                <w:rPr>
                  <w:rFonts w:ascii="Cambria Math" w:hAnsi="Cambria Math"/>
                  <w:sz w:val="21"/>
                  <w:szCs w:val="22"/>
                </w:rPr>
              </m:ctrlPr>
            </m:sSubSupPr>
            <m:e>
              <m:r>
                <m:rPr>
                  <m:sty m:val="p"/>
                </m:rPr>
                <w:rPr>
                  <w:rFonts w:ascii="Cambria Math" w:hAnsi="Cambria Math"/>
                </w:rPr>
                <m:t>R</m:t>
              </m:r>
            </m:e>
            <m:sub>
              <m:r>
                <w:rPr>
                  <w:rFonts w:ascii="Cambria Math" w:hAnsi="Cambria Math"/>
                </w:rPr>
                <m:t>p</m:t>
              </m:r>
            </m:sub>
            <m:sup>
              <m:r>
                <w:rPr>
                  <w:rFonts w:ascii="Cambria Math" w:hAnsi="Cambria Math"/>
                </w:rPr>
                <m:t>pass</m:t>
              </m:r>
            </m:sup>
          </m:sSubSup>
          <m:r>
            <m:rPr>
              <m:sty m:val="p"/>
            </m:rPr>
            <w:rPr>
              <w:rFonts w:ascii="Cambria Math" w:hAnsi="Cambria Math"/>
            </w:rPr>
            <m:t>=</m:t>
          </m:r>
          <m:f>
            <m:fPr>
              <m:ctrlPr>
                <w:rPr>
                  <w:rFonts w:ascii="Cambria Math" w:hAnsi="Cambria Math"/>
                  <w:sz w:val="21"/>
                  <w:szCs w:val="22"/>
                </w:rPr>
              </m:ctrlPr>
            </m:fPr>
            <m:num>
              <m:sSubSup>
                <m:sSubSupPr>
                  <m:ctrlPr>
                    <w:rPr>
                      <w:rFonts w:ascii="Cambria Math" w:hAnsi="Cambria Math"/>
                      <w:sz w:val="21"/>
                      <w:szCs w:val="22"/>
                    </w:rPr>
                  </m:ctrlPr>
                </m:sSubSupPr>
                <m:e>
                  <m:r>
                    <m:rPr>
                      <m:sty m:val="p"/>
                    </m:rPr>
                    <w:rPr>
                      <w:rFonts w:ascii="Cambria Math" w:hAnsi="Cambria Math"/>
                    </w:rPr>
                    <m:t>S</m:t>
                  </m:r>
                </m:e>
                <m:sub>
                  <m:r>
                    <w:rPr>
                      <w:rFonts w:ascii="Cambria Math" w:hAnsi="Cambria Math"/>
                    </w:rPr>
                    <m:t>p</m:t>
                  </m:r>
                </m:sub>
                <m:sup>
                  <m:r>
                    <w:rPr>
                      <w:rFonts w:ascii="Cambria Math" w:hAnsi="Cambria Math"/>
                    </w:rPr>
                    <m:t>pas</m:t>
                  </m:r>
                  <m:sSub>
                    <m:sSubPr>
                      <m:ctrlPr>
                        <w:rPr>
                          <w:rFonts w:ascii="Cambria Math" w:hAnsi="Cambria Math"/>
                        </w:rPr>
                      </m:ctrlPr>
                    </m:sSubPr>
                    <m:e>
                      <m:r>
                        <w:rPr>
                          <w:rFonts w:ascii="Cambria Math" w:hAnsi="Cambria Math"/>
                        </w:rPr>
                        <m:t>s</m:t>
                      </m:r>
                      <m:ctrlPr>
                        <w:rPr>
                          <w:rFonts w:ascii="Cambria Math" w:hAnsi="Cambria Math"/>
                          <w:iCs/>
                        </w:rPr>
                      </m:ctrlPr>
                    </m:e>
                    <m:sub>
                      <m:r>
                        <w:rPr>
                          <w:rFonts w:ascii="Cambria Math" w:hAnsi="Cambria Math"/>
                        </w:rPr>
                        <m:t>sus</m:t>
                      </m:r>
                    </m:sub>
                  </m:sSub>
                </m:sup>
              </m:sSubSup>
            </m:num>
            <m:den>
              <m:sSubSup>
                <m:sSubSupPr>
                  <m:ctrlPr>
                    <w:rPr>
                      <w:rFonts w:ascii="Cambria Math" w:hAnsi="Cambria Math"/>
                      <w:sz w:val="21"/>
                      <w:szCs w:val="22"/>
                    </w:rPr>
                  </m:ctrlPr>
                </m:sSubSupPr>
                <m:e>
                  <m:r>
                    <m:rPr>
                      <m:sty m:val="p"/>
                    </m:rPr>
                    <w:rPr>
                      <w:rFonts w:ascii="Cambria Math" w:hAnsi="Cambria Math"/>
                    </w:rPr>
                    <m:t>S</m:t>
                  </m:r>
                </m:e>
                <m:sub>
                  <m:r>
                    <w:rPr>
                      <w:rFonts w:ascii="Cambria Math" w:hAnsi="Cambria Math"/>
                    </w:rPr>
                    <m:t>p</m:t>
                  </m:r>
                </m:sub>
                <m:sup>
                  <m:r>
                    <w:rPr>
                      <w:rFonts w:ascii="Cambria Math" w:hAnsi="Cambria Math"/>
                    </w:rPr>
                    <m:t>pass</m:t>
                  </m:r>
                </m:sup>
              </m:sSubSup>
            </m:den>
          </m:f>
          <m:r>
            <m:rPr>
              <m:sty m:val="p"/>
            </m:rPr>
            <w:rPr>
              <w:rFonts w:ascii="Cambria Math" w:hAnsi="Cambria Math"/>
              <w:sz w:val="21"/>
              <w:szCs w:val="22"/>
            </w:rPr>
            <m:t>*100%</m:t>
          </m:r>
        </m:oMath>
      </m:oMathPara>
    </w:p>
    <w:p w14:paraId="5BD16EBC" w14:textId="404E6438" w:rsidR="00996864" w:rsidRDefault="00491899" w:rsidP="000427C7">
      <w:pPr>
        <w:ind w:firstLine="511"/>
      </w:pPr>
      <w:r>
        <w:rPr>
          <w:rFonts w:hint="eastAsia"/>
        </w:rPr>
        <w:t>t</w:t>
      </w:r>
      <w:r>
        <w:t xml:space="preserve">o calculate the ratio of player </w:t>
      </w:r>
      <m:oMath>
        <m:r>
          <w:rPr>
            <w:rFonts w:ascii="Cambria Math" w:hAnsi="Cambria Math"/>
          </w:rPr>
          <m:t>p</m:t>
        </m:r>
      </m:oMath>
      <w:r>
        <w:rPr>
          <w:iCs/>
        </w:rPr>
        <w:t>’s</w:t>
      </w:r>
      <w:r>
        <w:t xml:space="preserve"> passing success. This concerns as one of the </w:t>
      </w:r>
      <w:del w:id="215" w:author="向 佳雯" w:date="2020-02-17T21:57:00Z">
        <w:r w:rsidDel="004124E8">
          <w:delText>indexed</w:delText>
        </w:r>
      </w:del>
      <w:ins w:id="216" w:author="向 佳雯" w:date="2020-02-17T21:57:00Z">
        <w:r w:rsidR="004124E8">
          <w:t>indices</w:t>
        </w:r>
      </w:ins>
      <w:r>
        <w:t xml:space="preserve"> to evaluate the individual ability of players.</w:t>
      </w:r>
    </w:p>
    <w:p w14:paraId="1A67860C" w14:textId="77777777" w:rsidR="00996864" w:rsidRDefault="00996864">
      <w:pPr>
        <w:widowControl/>
        <w:ind w:firstLineChars="0" w:firstLine="0"/>
        <w:jc w:val="left"/>
      </w:pPr>
      <w:r>
        <w:br w:type="page"/>
      </w:r>
    </w:p>
    <w:p w14:paraId="06C14A5C" w14:textId="77777777" w:rsidR="00491899" w:rsidRDefault="00491899" w:rsidP="000427C7">
      <w:pPr>
        <w:ind w:firstLine="511"/>
      </w:pPr>
    </w:p>
    <w:p w14:paraId="0C91FF10" w14:textId="39CCB2E0" w:rsidR="00491899" w:rsidRDefault="00491899" w:rsidP="00996864">
      <w:pPr>
        <w:pStyle w:val="2"/>
        <w:spacing w:before="35"/>
      </w:pPr>
      <w:bookmarkStart w:id="217" w:name="_Toc32705049"/>
      <w:r>
        <w:rPr>
          <w:rFonts w:hint="eastAsia"/>
        </w:rPr>
        <w:t>D</w:t>
      </w:r>
      <w:r>
        <w:t>uel Data</w:t>
      </w:r>
      <w:bookmarkEnd w:id="217"/>
    </w:p>
    <w:p w14:paraId="57F2B758" w14:textId="77777777" w:rsidR="00491899" w:rsidRDefault="00491899" w:rsidP="00253403">
      <w:pPr>
        <w:pStyle w:val="table"/>
      </w:pPr>
      <w:bookmarkStart w:id="218" w:name="_Ref32727013"/>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7</w:t>
      </w:r>
      <w:r w:rsidR="00DE49B6">
        <w:rPr>
          <w:noProof/>
        </w:rPr>
        <w:fldChar w:fldCharType="end"/>
      </w:r>
      <w:r>
        <w:t xml:space="preserve"> : Duel data</w:t>
      </w:r>
      <w:bookmarkEnd w:id="218"/>
    </w:p>
    <w:tbl>
      <w:tblPr>
        <w:tblW w:w="864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0"/>
        <w:gridCol w:w="1295"/>
        <w:gridCol w:w="856"/>
        <w:gridCol w:w="1209"/>
        <w:gridCol w:w="812"/>
        <w:gridCol w:w="1080"/>
        <w:gridCol w:w="1034"/>
      </w:tblGrid>
      <w:tr w:rsidR="00491899" w:rsidRPr="009D0364" w14:paraId="7ED32398" w14:textId="77777777" w:rsidTr="00324CC8">
        <w:trPr>
          <w:trHeight w:val="260"/>
        </w:trPr>
        <w:tc>
          <w:tcPr>
            <w:tcW w:w="1588" w:type="dxa"/>
            <w:shd w:val="clear" w:color="auto" w:fill="auto"/>
            <w:noWrap/>
            <w:vAlign w:val="center"/>
            <w:hideMark/>
          </w:tcPr>
          <w:p w14:paraId="15707D18" w14:textId="77777777" w:rsidR="00491899" w:rsidRPr="009D0364" w:rsidRDefault="00491899" w:rsidP="00253403">
            <w:pPr>
              <w:pStyle w:val="table"/>
            </w:pPr>
            <w:r>
              <w:t>N</w:t>
            </w:r>
            <w:r w:rsidRPr="009D0364">
              <w:rPr>
                <w:rFonts w:hint="eastAsia"/>
              </w:rPr>
              <w:t>ame</w:t>
            </w:r>
          </w:p>
        </w:tc>
        <w:tc>
          <w:tcPr>
            <w:tcW w:w="888" w:type="dxa"/>
            <w:shd w:val="clear" w:color="auto" w:fill="auto"/>
            <w:noWrap/>
            <w:vAlign w:val="center"/>
            <w:hideMark/>
          </w:tcPr>
          <w:p w14:paraId="177BB832" w14:textId="77777777" w:rsidR="00491899" w:rsidRPr="009D0364" w:rsidRDefault="00491899" w:rsidP="00253403">
            <w:pPr>
              <w:pStyle w:val="table"/>
            </w:pPr>
            <w:r w:rsidRPr="009D0364">
              <w:t>defend</w:t>
            </w:r>
          </w:p>
        </w:tc>
        <w:tc>
          <w:tcPr>
            <w:tcW w:w="1261" w:type="dxa"/>
            <w:shd w:val="clear" w:color="auto" w:fill="auto"/>
            <w:noWrap/>
            <w:vAlign w:val="center"/>
            <w:hideMark/>
          </w:tcPr>
          <w:p w14:paraId="00560BAB" w14:textId="77777777" w:rsidR="00491899" w:rsidRPr="009D0364" w:rsidRDefault="0042749A" w:rsidP="00253403">
            <w:pPr>
              <w:pStyle w:val="table"/>
            </w:pPr>
            <m:oMathPara>
              <m:oMath>
                <m:sSub>
                  <m:sSubPr>
                    <m:ctrlPr>
                      <w:rPr>
                        <w:rFonts w:ascii="Cambria Math" w:hAnsi="Cambria Math"/>
                      </w:rPr>
                    </m:ctrlPr>
                  </m:sSubPr>
                  <m:e>
                    <m:r>
                      <m:rPr>
                        <m:sty m:val="b"/>
                      </m:rPr>
                      <w:rPr>
                        <w:rFonts w:ascii="Cambria Math" w:hAnsi="Cambria Math" w:hint="eastAsia"/>
                      </w:rPr>
                      <m:t>defend</m:t>
                    </m:r>
                    <m:ctrlPr>
                      <w:rPr>
                        <w:rFonts w:ascii="Cambria Math" w:hAnsi="Cambria Math" w:hint="eastAsia"/>
                      </w:rPr>
                    </m:ctrlPr>
                  </m:e>
                  <m:sub>
                    <m:r>
                      <m:rPr>
                        <m:sty m:val="b"/>
                      </m:rPr>
                      <w:rPr>
                        <w:rFonts w:ascii="Cambria Math" w:hAnsi="Cambria Math" w:hint="eastAsia"/>
                      </w:rPr>
                      <m:t>sus</m:t>
                    </m:r>
                  </m:sub>
                </m:sSub>
              </m:oMath>
            </m:oMathPara>
          </w:p>
        </w:tc>
        <w:tc>
          <w:tcPr>
            <w:tcW w:w="836" w:type="dxa"/>
            <w:shd w:val="clear" w:color="auto" w:fill="auto"/>
            <w:noWrap/>
            <w:vAlign w:val="center"/>
            <w:hideMark/>
          </w:tcPr>
          <w:p w14:paraId="000A46C3" w14:textId="77777777" w:rsidR="00491899" w:rsidRPr="009D0364" w:rsidRDefault="00491899" w:rsidP="00253403">
            <w:pPr>
              <w:pStyle w:val="table"/>
            </w:pPr>
            <w:r w:rsidRPr="009D0364">
              <w:rPr>
                <w:rFonts w:hint="eastAsia"/>
              </w:rPr>
              <w:t>attack</w:t>
            </w:r>
          </w:p>
        </w:tc>
        <w:tc>
          <w:tcPr>
            <w:tcW w:w="1177" w:type="dxa"/>
            <w:shd w:val="clear" w:color="auto" w:fill="auto"/>
            <w:noWrap/>
            <w:vAlign w:val="center"/>
            <w:hideMark/>
          </w:tcPr>
          <w:p w14:paraId="25495DB1" w14:textId="77777777" w:rsidR="00491899" w:rsidRPr="009D0364" w:rsidRDefault="0042749A" w:rsidP="00253403">
            <w:pPr>
              <w:pStyle w:val="table"/>
            </w:pPr>
            <m:oMathPara>
              <m:oMath>
                <m:sSub>
                  <m:sSubPr>
                    <m:ctrlPr>
                      <w:rPr>
                        <w:rFonts w:ascii="Cambria Math" w:hAnsi="Cambria Math"/>
                      </w:rPr>
                    </m:ctrlPr>
                  </m:sSubPr>
                  <m:e>
                    <m:r>
                      <m:rPr>
                        <m:sty m:val="b"/>
                      </m:rPr>
                      <w:rPr>
                        <w:rFonts w:ascii="Cambria Math" w:hAnsi="Cambria Math" w:hint="eastAsia"/>
                      </w:rPr>
                      <m:t>attack</m:t>
                    </m:r>
                    <m:ctrlPr>
                      <w:rPr>
                        <w:rFonts w:ascii="Cambria Math" w:hAnsi="Cambria Math" w:hint="eastAsia"/>
                      </w:rPr>
                    </m:ctrlPr>
                  </m:e>
                  <m:sub>
                    <m:r>
                      <m:rPr>
                        <m:sty m:val="b"/>
                      </m:rPr>
                      <w:rPr>
                        <w:rFonts w:ascii="Cambria Math" w:hAnsi="Cambria Math" w:hint="eastAsia"/>
                      </w:rPr>
                      <m:t>sus</m:t>
                    </m:r>
                  </m:sub>
                </m:sSub>
              </m:oMath>
            </m:oMathPara>
          </w:p>
        </w:tc>
        <w:tc>
          <w:tcPr>
            <w:tcW w:w="812" w:type="dxa"/>
            <w:shd w:val="clear" w:color="auto" w:fill="auto"/>
            <w:noWrap/>
            <w:vAlign w:val="center"/>
            <w:hideMark/>
          </w:tcPr>
          <w:p w14:paraId="0A9C0FA8" w14:textId="77777777" w:rsidR="00491899" w:rsidRPr="009D0364" w:rsidRDefault="0042749A" w:rsidP="00253403">
            <w:pPr>
              <w:pStyle w:val="table"/>
            </w:pPr>
            <m:oMathPara>
              <m:oMath>
                <m:sSubSup>
                  <m:sSubSupPr>
                    <m:ctrlPr>
                      <w:rPr>
                        <w:rFonts w:ascii="Cambria Math" w:hAnsi="Cambria Math"/>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duel</m:t>
                    </m:r>
                  </m:sup>
                </m:sSubSup>
              </m:oMath>
            </m:oMathPara>
          </w:p>
        </w:tc>
        <w:tc>
          <w:tcPr>
            <w:tcW w:w="1052" w:type="dxa"/>
            <w:shd w:val="clear" w:color="auto" w:fill="auto"/>
            <w:noWrap/>
            <w:vAlign w:val="center"/>
            <w:hideMark/>
          </w:tcPr>
          <w:p w14:paraId="20114E44" w14:textId="77777777" w:rsidR="00491899" w:rsidRPr="009D0364" w:rsidRDefault="0042749A" w:rsidP="00253403">
            <w:pPr>
              <w:pStyle w:val="table"/>
            </w:pPr>
            <m:oMathPara>
              <m:oMath>
                <m:sSubSup>
                  <m:sSubSupPr>
                    <m:ctrlPr>
                      <w:rPr>
                        <w:rFonts w:ascii="Cambria Math" w:hAnsi="Cambria Math"/>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duel</m:t>
                    </m:r>
                    <m:r>
                      <m:rPr>
                        <m:sty m:val="b"/>
                      </m:rPr>
                      <w:rPr>
                        <w:rFonts w:ascii="Cambria Math" w:hAnsi="Cambria Math"/>
                      </w:rPr>
                      <m:t>_</m:t>
                    </m:r>
                    <m:r>
                      <m:rPr>
                        <m:sty m:val="bi"/>
                      </m:rPr>
                      <w:rPr>
                        <w:rFonts w:ascii="Cambria Math" w:hAnsi="Cambria Math"/>
                      </w:rPr>
                      <m:t>sus</m:t>
                    </m:r>
                  </m:sup>
                </m:sSubSup>
              </m:oMath>
            </m:oMathPara>
          </w:p>
        </w:tc>
        <w:tc>
          <w:tcPr>
            <w:tcW w:w="1034" w:type="dxa"/>
            <w:shd w:val="clear" w:color="auto" w:fill="auto"/>
            <w:noWrap/>
            <w:vAlign w:val="center"/>
            <w:hideMark/>
          </w:tcPr>
          <w:p w14:paraId="52F43CF3" w14:textId="77777777" w:rsidR="00491899" w:rsidRPr="009D0364" w:rsidRDefault="0042749A" w:rsidP="00253403">
            <w:pPr>
              <w:pStyle w:val="table"/>
            </w:pPr>
            <m:oMathPara>
              <m:oMath>
                <m:sSubSup>
                  <m:sSubSupPr>
                    <m:ctrlPr>
                      <w:rPr>
                        <w:rFonts w:ascii="Cambria Math" w:hAnsi="Cambria Math"/>
                        <w:szCs w:val="22"/>
                      </w:rPr>
                    </m:ctrlPr>
                  </m:sSubSupPr>
                  <m:e>
                    <m:r>
                      <m:rPr>
                        <m:sty m:val="b"/>
                      </m:rPr>
                      <w:rPr>
                        <w:rFonts w:ascii="Cambria Math" w:hAnsi="Cambria Math"/>
                      </w:rPr>
                      <m:t>R</m:t>
                    </m:r>
                  </m:e>
                  <m:sub>
                    <m:r>
                      <m:rPr>
                        <m:sty m:val="bi"/>
                      </m:rPr>
                      <w:rPr>
                        <w:rFonts w:ascii="Cambria Math" w:hAnsi="Cambria Math"/>
                      </w:rPr>
                      <m:t>p</m:t>
                    </m:r>
                  </m:sub>
                  <m:sup>
                    <m:r>
                      <m:rPr>
                        <m:sty m:val="bi"/>
                      </m:rPr>
                      <w:rPr>
                        <w:rFonts w:ascii="Cambria Math" w:hAnsi="Cambria Math"/>
                      </w:rPr>
                      <m:t>duel</m:t>
                    </m:r>
                  </m:sup>
                </m:sSubSup>
              </m:oMath>
            </m:oMathPara>
          </w:p>
        </w:tc>
      </w:tr>
      <w:tr w:rsidR="00491899" w:rsidRPr="009D0364" w14:paraId="63E408C6" w14:textId="77777777" w:rsidTr="00324CC8">
        <w:trPr>
          <w:trHeight w:val="260"/>
        </w:trPr>
        <w:tc>
          <w:tcPr>
            <w:tcW w:w="1588" w:type="dxa"/>
            <w:shd w:val="clear" w:color="auto" w:fill="auto"/>
            <w:noWrap/>
            <w:vAlign w:val="center"/>
            <w:hideMark/>
          </w:tcPr>
          <w:p w14:paraId="05097EF3" w14:textId="77777777" w:rsidR="00491899" w:rsidRPr="009D0364" w:rsidRDefault="00491899" w:rsidP="00253403">
            <w:pPr>
              <w:pStyle w:val="table"/>
            </w:pPr>
            <w:r w:rsidRPr="009D0364">
              <w:rPr>
                <w:rFonts w:hint="eastAsia"/>
              </w:rPr>
              <w:t>Huskies_G1</w:t>
            </w:r>
          </w:p>
        </w:tc>
        <w:tc>
          <w:tcPr>
            <w:tcW w:w="888" w:type="dxa"/>
            <w:shd w:val="clear" w:color="auto" w:fill="auto"/>
            <w:noWrap/>
            <w:vAlign w:val="center"/>
            <w:hideMark/>
          </w:tcPr>
          <w:p w14:paraId="5857E626" w14:textId="77777777" w:rsidR="00491899" w:rsidRPr="009D0364" w:rsidRDefault="00491899" w:rsidP="00253403">
            <w:pPr>
              <w:pStyle w:val="table"/>
            </w:pPr>
            <w:r w:rsidRPr="009D0364">
              <w:rPr>
                <w:rFonts w:hint="eastAsia"/>
              </w:rPr>
              <w:t>16</w:t>
            </w:r>
          </w:p>
        </w:tc>
        <w:tc>
          <w:tcPr>
            <w:tcW w:w="1261" w:type="dxa"/>
            <w:shd w:val="clear" w:color="auto" w:fill="auto"/>
            <w:noWrap/>
            <w:vAlign w:val="center"/>
            <w:hideMark/>
          </w:tcPr>
          <w:p w14:paraId="3F2530A6" w14:textId="77777777" w:rsidR="00491899" w:rsidRPr="009D0364" w:rsidRDefault="00491899" w:rsidP="00253403">
            <w:pPr>
              <w:pStyle w:val="table"/>
            </w:pPr>
            <w:r w:rsidRPr="009D0364">
              <w:rPr>
                <w:rFonts w:hint="eastAsia"/>
              </w:rPr>
              <w:t>8</w:t>
            </w:r>
          </w:p>
        </w:tc>
        <w:tc>
          <w:tcPr>
            <w:tcW w:w="836" w:type="dxa"/>
            <w:shd w:val="clear" w:color="auto" w:fill="auto"/>
            <w:noWrap/>
            <w:vAlign w:val="center"/>
            <w:hideMark/>
          </w:tcPr>
          <w:p w14:paraId="10C818EA" w14:textId="77777777" w:rsidR="00491899" w:rsidRPr="009D0364" w:rsidRDefault="00491899" w:rsidP="00253403">
            <w:pPr>
              <w:pStyle w:val="table"/>
            </w:pPr>
            <w:r w:rsidRPr="009D0364">
              <w:rPr>
                <w:rFonts w:hint="eastAsia"/>
              </w:rPr>
              <w:t>27</w:t>
            </w:r>
          </w:p>
        </w:tc>
        <w:tc>
          <w:tcPr>
            <w:tcW w:w="1177" w:type="dxa"/>
            <w:shd w:val="clear" w:color="auto" w:fill="auto"/>
            <w:noWrap/>
            <w:vAlign w:val="center"/>
            <w:hideMark/>
          </w:tcPr>
          <w:p w14:paraId="67707CDB" w14:textId="77777777" w:rsidR="00491899" w:rsidRPr="009D0364" w:rsidRDefault="00491899" w:rsidP="00253403">
            <w:pPr>
              <w:pStyle w:val="table"/>
            </w:pPr>
            <w:r w:rsidRPr="009D0364">
              <w:rPr>
                <w:rFonts w:hint="eastAsia"/>
              </w:rPr>
              <w:t>14</w:t>
            </w:r>
          </w:p>
        </w:tc>
        <w:tc>
          <w:tcPr>
            <w:tcW w:w="812" w:type="dxa"/>
            <w:shd w:val="clear" w:color="auto" w:fill="auto"/>
            <w:noWrap/>
            <w:vAlign w:val="center"/>
            <w:hideMark/>
          </w:tcPr>
          <w:p w14:paraId="6172D212" w14:textId="77777777" w:rsidR="00491899" w:rsidRPr="009D0364" w:rsidRDefault="00491899" w:rsidP="00253403">
            <w:pPr>
              <w:pStyle w:val="table"/>
            </w:pPr>
            <w:r w:rsidRPr="009D0364">
              <w:rPr>
                <w:rFonts w:hint="eastAsia"/>
              </w:rPr>
              <w:t>43</w:t>
            </w:r>
          </w:p>
        </w:tc>
        <w:tc>
          <w:tcPr>
            <w:tcW w:w="1052" w:type="dxa"/>
            <w:shd w:val="clear" w:color="auto" w:fill="auto"/>
            <w:noWrap/>
            <w:vAlign w:val="center"/>
            <w:hideMark/>
          </w:tcPr>
          <w:p w14:paraId="0CF1E7B1" w14:textId="77777777" w:rsidR="00491899" w:rsidRPr="009D0364" w:rsidRDefault="00491899" w:rsidP="00253403">
            <w:pPr>
              <w:pStyle w:val="table"/>
            </w:pPr>
            <w:r w:rsidRPr="009D0364">
              <w:rPr>
                <w:rFonts w:hint="eastAsia"/>
              </w:rPr>
              <w:t>22</w:t>
            </w:r>
          </w:p>
        </w:tc>
        <w:tc>
          <w:tcPr>
            <w:tcW w:w="1034" w:type="dxa"/>
            <w:shd w:val="clear" w:color="auto" w:fill="auto"/>
            <w:noWrap/>
            <w:vAlign w:val="center"/>
            <w:hideMark/>
          </w:tcPr>
          <w:p w14:paraId="37521B09" w14:textId="77777777" w:rsidR="00491899" w:rsidRPr="009D0364" w:rsidRDefault="00491899" w:rsidP="00253403">
            <w:pPr>
              <w:pStyle w:val="table"/>
            </w:pPr>
            <w:r w:rsidRPr="009D0364">
              <w:rPr>
                <w:rFonts w:hint="eastAsia"/>
              </w:rPr>
              <w:t>51.16%</w:t>
            </w:r>
          </w:p>
        </w:tc>
      </w:tr>
      <w:tr w:rsidR="00491899" w:rsidRPr="009D0364" w14:paraId="11DEE672" w14:textId="77777777" w:rsidTr="00324CC8">
        <w:trPr>
          <w:trHeight w:val="260"/>
        </w:trPr>
        <w:tc>
          <w:tcPr>
            <w:tcW w:w="1588" w:type="dxa"/>
            <w:shd w:val="clear" w:color="auto" w:fill="auto"/>
            <w:noWrap/>
            <w:vAlign w:val="center"/>
            <w:hideMark/>
          </w:tcPr>
          <w:p w14:paraId="3E319256" w14:textId="77777777" w:rsidR="00491899" w:rsidRPr="009D0364" w:rsidRDefault="00491899" w:rsidP="00253403">
            <w:pPr>
              <w:pStyle w:val="table"/>
            </w:pPr>
            <w:r w:rsidRPr="009D0364">
              <w:rPr>
                <w:rFonts w:hint="eastAsia"/>
              </w:rPr>
              <w:t>Huskies_F1</w:t>
            </w:r>
          </w:p>
        </w:tc>
        <w:tc>
          <w:tcPr>
            <w:tcW w:w="888" w:type="dxa"/>
            <w:shd w:val="clear" w:color="auto" w:fill="auto"/>
            <w:noWrap/>
            <w:vAlign w:val="center"/>
            <w:hideMark/>
          </w:tcPr>
          <w:p w14:paraId="0EC7B121" w14:textId="77777777" w:rsidR="00491899" w:rsidRPr="009D0364" w:rsidRDefault="00491899" w:rsidP="00253403">
            <w:pPr>
              <w:pStyle w:val="table"/>
            </w:pPr>
            <w:r w:rsidRPr="009D0364">
              <w:rPr>
                <w:rFonts w:hint="eastAsia"/>
              </w:rPr>
              <w:t>433</w:t>
            </w:r>
          </w:p>
        </w:tc>
        <w:tc>
          <w:tcPr>
            <w:tcW w:w="1261" w:type="dxa"/>
            <w:shd w:val="clear" w:color="auto" w:fill="auto"/>
            <w:noWrap/>
            <w:vAlign w:val="center"/>
            <w:hideMark/>
          </w:tcPr>
          <w:p w14:paraId="1DE30832" w14:textId="77777777" w:rsidR="00491899" w:rsidRPr="009D0364" w:rsidRDefault="00491899" w:rsidP="00253403">
            <w:pPr>
              <w:pStyle w:val="table"/>
            </w:pPr>
            <w:r w:rsidRPr="009D0364">
              <w:rPr>
                <w:rFonts w:hint="eastAsia"/>
              </w:rPr>
              <w:t>47</w:t>
            </w:r>
          </w:p>
        </w:tc>
        <w:tc>
          <w:tcPr>
            <w:tcW w:w="836" w:type="dxa"/>
            <w:shd w:val="clear" w:color="auto" w:fill="auto"/>
            <w:noWrap/>
            <w:vAlign w:val="center"/>
            <w:hideMark/>
          </w:tcPr>
          <w:p w14:paraId="29BE2B66" w14:textId="77777777" w:rsidR="00491899" w:rsidRPr="009D0364" w:rsidRDefault="00491899" w:rsidP="00253403">
            <w:pPr>
              <w:pStyle w:val="table"/>
            </w:pPr>
            <w:r w:rsidRPr="009D0364">
              <w:rPr>
                <w:rFonts w:hint="eastAsia"/>
              </w:rPr>
              <w:t>464</w:t>
            </w:r>
          </w:p>
        </w:tc>
        <w:tc>
          <w:tcPr>
            <w:tcW w:w="1177" w:type="dxa"/>
            <w:shd w:val="clear" w:color="auto" w:fill="auto"/>
            <w:noWrap/>
            <w:vAlign w:val="center"/>
            <w:hideMark/>
          </w:tcPr>
          <w:p w14:paraId="7F93BB99" w14:textId="77777777" w:rsidR="00491899" w:rsidRPr="009D0364" w:rsidRDefault="00491899" w:rsidP="00253403">
            <w:pPr>
              <w:pStyle w:val="table"/>
            </w:pPr>
            <w:r w:rsidRPr="009D0364">
              <w:rPr>
                <w:rFonts w:hint="eastAsia"/>
              </w:rPr>
              <w:t>185</w:t>
            </w:r>
          </w:p>
        </w:tc>
        <w:tc>
          <w:tcPr>
            <w:tcW w:w="812" w:type="dxa"/>
            <w:shd w:val="clear" w:color="auto" w:fill="auto"/>
            <w:noWrap/>
            <w:vAlign w:val="center"/>
            <w:hideMark/>
          </w:tcPr>
          <w:p w14:paraId="6190CABA" w14:textId="77777777" w:rsidR="00491899" w:rsidRPr="009D0364" w:rsidRDefault="00491899" w:rsidP="00253403">
            <w:pPr>
              <w:pStyle w:val="table"/>
            </w:pPr>
            <w:r w:rsidRPr="009D0364">
              <w:rPr>
                <w:rFonts w:hint="eastAsia"/>
              </w:rPr>
              <w:t>897</w:t>
            </w:r>
          </w:p>
        </w:tc>
        <w:tc>
          <w:tcPr>
            <w:tcW w:w="1052" w:type="dxa"/>
            <w:shd w:val="clear" w:color="auto" w:fill="auto"/>
            <w:noWrap/>
            <w:vAlign w:val="center"/>
            <w:hideMark/>
          </w:tcPr>
          <w:p w14:paraId="0ABE1C03" w14:textId="77777777" w:rsidR="00491899" w:rsidRPr="009D0364" w:rsidRDefault="00491899" w:rsidP="00253403">
            <w:pPr>
              <w:pStyle w:val="table"/>
            </w:pPr>
            <w:r w:rsidRPr="009D0364">
              <w:rPr>
                <w:rFonts w:hint="eastAsia"/>
              </w:rPr>
              <w:t>232</w:t>
            </w:r>
          </w:p>
        </w:tc>
        <w:tc>
          <w:tcPr>
            <w:tcW w:w="1034" w:type="dxa"/>
            <w:shd w:val="clear" w:color="auto" w:fill="auto"/>
            <w:noWrap/>
            <w:vAlign w:val="center"/>
            <w:hideMark/>
          </w:tcPr>
          <w:p w14:paraId="3A455BC8" w14:textId="77777777" w:rsidR="00491899" w:rsidRPr="009D0364" w:rsidRDefault="00491899" w:rsidP="00253403">
            <w:pPr>
              <w:pStyle w:val="table"/>
            </w:pPr>
            <w:r w:rsidRPr="009D0364">
              <w:rPr>
                <w:rFonts w:hint="eastAsia"/>
              </w:rPr>
              <w:t>25.86%</w:t>
            </w:r>
          </w:p>
        </w:tc>
      </w:tr>
      <w:tr w:rsidR="00491899" w:rsidRPr="009D0364" w14:paraId="1D22B6B7" w14:textId="77777777" w:rsidTr="00324CC8">
        <w:trPr>
          <w:trHeight w:val="260"/>
        </w:trPr>
        <w:tc>
          <w:tcPr>
            <w:tcW w:w="1588" w:type="dxa"/>
            <w:shd w:val="clear" w:color="auto" w:fill="auto"/>
            <w:noWrap/>
            <w:vAlign w:val="center"/>
            <w:hideMark/>
          </w:tcPr>
          <w:p w14:paraId="2F3B4E46" w14:textId="77777777" w:rsidR="00491899" w:rsidRPr="009D0364" w:rsidRDefault="00491899" w:rsidP="00253403">
            <w:pPr>
              <w:pStyle w:val="table"/>
            </w:pPr>
            <w:r w:rsidRPr="009D0364">
              <w:rPr>
                <w:rFonts w:hint="eastAsia"/>
              </w:rPr>
              <w:t>Huskies_D1</w:t>
            </w:r>
          </w:p>
        </w:tc>
        <w:tc>
          <w:tcPr>
            <w:tcW w:w="888" w:type="dxa"/>
            <w:shd w:val="clear" w:color="auto" w:fill="auto"/>
            <w:noWrap/>
            <w:vAlign w:val="center"/>
            <w:hideMark/>
          </w:tcPr>
          <w:p w14:paraId="1136A960" w14:textId="77777777" w:rsidR="00491899" w:rsidRPr="009D0364" w:rsidRDefault="00491899" w:rsidP="00253403">
            <w:pPr>
              <w:pStyle w:val="table"/>
            </w:pPr>
            <w:r w:rsidRPr="009D0364">
              <w:rPr>
                <w:rFonts w:hint="eastAsia"/>
              </w:rPr>
              <w:t>82</w:t>
            </w:r>
          </w:p>
        </w:tc>
        <w:tc>
          <w:tcPr>
            <w:tcW w:w="1261" w:type="dxa"/>
            <w:shd w:val="clear" w:color="auto" w:fill="auto"/>
            <w:noWrap/>
            <w:vAlign w:val="center"/>
            <w:hideMark/>
          </w:tcPr>
          <w:p w14:paraId="790C8876" w14:textId="77777777" w:rsidR="00491899" w:rsidRPr="009D0364" w:rsidRDefault="00491899" w:rsidP="00253403">
            <w:pPr>
              <w:pStyle w:val="table"/>
            </w:pPr>
            <w:r w:rsidRPr="009D0364">
              <w:rPr>
                <w:rFonts w:hint="eastAsia"/>
              </w:rPr>
              <w:t>11</w:t>
            </w:r>
          </w:p>
        </w:tc>
        <w:tc>
          <w:tcPr>
            <w:tcW w:w="836" w:type="dxa"/>
            <w:shd w:val="clear" w:color="auto" w:fill="auto"/>
            <w:noWrap/>
            <w:vAlign w:val="center"/>
            <w:hideMark/>
          </w:tcPr>
          <w:p w14:paraId="70DC06BC" w14:textId="77777777" w:rsidR="00491899" w:rsidRPr="009D0364" w:rsidRDefault="00491899" w:rsidP="00253403">
            <w:pPr>
              <w:pStyle w:val="table"/>
            </w:pPr>
            <w:r w:rsidRPr="009D0364">
              <w:rPr>
                <w:rFonts w:hint="eastAsia"/>
              </w:rPr>
              <w:t>501</w:t>
            </w:r>
          </w:p>
        </w:tc>
        <w:tc>
          <w:tcPr>
            <w:tcW w:w="1177" w:type="dxa"/>
            <w:shd w:val="clear" w:color="auto" w:fill="auto"/>
            <w:noWrap/>
            <w:vAlign w:val="center"/>
            <w:hideMark/>
          </w:tcPr>
          <w:p w14:paraId="43FB3B7B" w14:textId="77777777" w:rsidR="00491899" w:rsidRPr="009D0364" w:rsidRDefault="00491899" w:rsidP="00253403">
            <w:pPr>
              <w:pStyle w:val="table"/>
            </w:pPr>
            <w:r w:rsidRPr="009D0364">
              <w:rPr>
                <w:rFonts w:hint="eastAsia"/>
              </w:rPr>
              <w:t>129</w:t>
            </w:r>
          </w:p>
        </w:tc>
        <w:tc>
          <w:tcPr>
            <w:tcW w:w="812" w:type="dxa"/>
            <w:shd w:val="clear" w:color="auto" w:fill="auto"/>
            <w:noWrap/>
            <w:vAlign w:val="center"/>
            <w:hideMark/>
          </w:tcPr>
          <w:p w14:paraId="1825A7CA" w14:textId="77777777" w:rsidR="00491899" w:rsidRPr="009D0364" w:rsidRDefault="00491899" w:rsidP="00253403">
            <w:pPr>
              <w:pStyle w:val="table"/>
            </w:pPr>
            <w:r w:rsidRPr="009D0364">
              <w:rPr>
                <w:rFonts w:hint="eastAsia"/>
              </w:rPr>
              <w:t>583</w:t>
            </w:r>
          </w:p>
        </w:tc>
        <w:tc>
          <w:tcPr>
            <w:tcW w:w="1052" w:type="dxa"/>
            <w:shd w:val="clear" w:color="auto" w:fill="auto"/>
            <w:noWrap/>
            <w:vAlign w:val="center"/>
            <w:hideMark/>
          </w:tcPr>
          <w:p w14:paraId="77A2BC82" w14:textId="77777777" w:rsidR="00491899" w:rsidRPr="009D0364" w:rsidRDefault="00491899" w:rsidP="00253403">
            <w:pPr>
              <w:pStyle w:val="table"/>
            </w:pPr>
            <w:r w:rsidRPr="009D0364">
              <w:rPr>
                <w:rFonts w:hint="eastAsia"/>
              </w:rPr>
              <w:t>140</w:t>
            </w:r>
          </w:p>
        </w:tc>
        <w:tc>
          <w:tcPr>
            <w:tcW w:w="1034" w:type="dxa"/>
            <w:shd w:val="clear" w:color="auto" w:fill="auto"/>
            <w:noWrap/>
            <w:vAlign w:val="center"/>
            <w:hideMark/>
          </w:tcPr>
          <w:p w14:paraId="3926B60C" w14:textId="77777777" w:rsidR="00491899" w:rsidRPr="009D0364" w:rsidRDefault="00491899" w:rsidP="00253403">
            <w:pPr>
              <w:pStyle w:val="table"/>
            </w:pPr>
            <w:r w:rsidRPr="009D0364">
              <w:rPr>
                <w:rFonts w:hint="eastAsia"/>
              </w:rPr>
              <w:t>24.01%</w:t>
            </w:r>
          </w:p>
        </w:tc>
      </w:tr>
      <w:tr w:rsidR="00491899" w:rsidRPr="009D0364" w14:paraId="457BA414" w14:textId="77777777" w:rsidTr="00324CC8">
        <w:trPr>
          <w:trHeight w:val="260"/>
        </w:trPr>
        <w:tc>
          <w:tcPr>
            <w:tcW w:w="1588" w:type="dxa"/>
            <w:shd w:val="clear" w:color="auto" w:fill="auto"/>
            <w:noWrap/>
            <w:vAlign w:val="center"/>
            <w:hideMark/>
          </w:tcPr>
          <w:p w14:paraId="57C8417A" w14:textId="77777777" w:rsidR="00491899" w:rsidRPr="009D0364" w:rsidRDefault="00491899" w:rsidP="00253403">
            <w:pPr>
              <w:pStyle w:val="table"/>
            </w:pPr>
            <w:r w:rsidRPr="009D0364">
              <w:rPr>
                <w:rFonts w:hint="eastAsia"/>
              </w:rPr>
              <w:t>Huskies_M1</w:t>
            </w:r>
          </w:p>
        </w:tc>
        <w:tc>
          <w:tcPr>
            <w:tcW w:w="888" w:type="dxa"/>
            <w:shd w:val="clear" w:color="auto" w:fill="auto"/>
            <w:noWrap/>
            <w:vAlign w:val="center"/>
            <w:hideMark/>
          </w:tcPr>
          <w:p w14:paraId="3884CB99" w14:textId="77777777" w:rsidR="00491899" w:rsidRPr="009D0364" w:rsidRDefault="00491899" w:rsidP="00253403">
            <w:pPr>
              <w:pStyle w:val="table"/>
            </w:pPr>
            <w:r w:rsidRPr="009D0364">
              <w:rPr>
                <w:rFonts w:hint="eastAsia"/>
              </w:rPr>
              <w:t>166</w:t>
            </w:r>
          </w:p>
        </w:tc>
        <w:tc>
          <w:tcPr>
            <w:tcW w:w="1261" w:type="dxa"/>
            <w:shd w:val="clear" w:color="auto" w:fill="auto"/>
            <w:noWrap/>
            <w:vAlign w:val="center"/>
            <w:hideMark/>
          </w:tcPr>
          <w:p w14:paraId="59838419" w14:textId="77777777" w:rsidR="00491899" w:rsidRPr="009D0364" w:rsidRDefault="00491899" w:rsidP="00253403">
            <w:pPr>
              <w:pStyle w:val="table"/>
            </w:pPr>
            <w:r w:rsidRPr="009D0364">
              <w:rPr>
                <w:rFonts w:hint="eastAsia"/>
              </w:rPr>
              <w:t>24</w:t>
            </w:r>
          </w:p>
        </w:tc>
        <w:tc>
          <w:tcPr>
            <w:tcW w:w="836" w:type="dxa"/>
            <w:shd w:val="clear" w:color="auto" w:fill="auto"/>
            <w:noWrap/>
            <w:vAlign w:val="center"/>
            <w:hideMark/>
          </w:tcPr>
          <w:p w14:paraId="256F92EB" w14:textId="77777777" w:rsidR="00491899" w:rsidRPr="009D0364" w:rsidRDefault="00491899" w:rsidP="00253403">
            <w:pPr>
              <w:pStyle w:val="table"/>
            </w:pPr>
            <w:r w:rsidRPr="009D0364">
              <w:rPr>
                <w:rFonts w:hint="eastAsia"/>
              </w:rPr>
              <w:t>563</w:t>
            </w:r>
          </w:p>
        </w:tc>
        <w:tc>
          <w:tcPr>
            <w:tcW w:w="1177" w:type="dxa"/>
            <w:shd w:val="clear" w:color="auto" w:fill="auto"/>
            <w:noWrap/>
            <w:vAlign w:val="center"/>
            <w:hideMark/>
          </w:tcPr>
          <w:p w14:paraId="4464010F" w14:textId="77777777" w:rsidR="00491899" w:rsidRPr="009D0364" w:rsidRDefault="00491899" w:rsidP="00253403">
            <w:pPr>
              <w:pStyle w:val="table"/>
            </w:pPr>
            <w:r w:rsidRPr="009D0364">
              <w:rPr>
                <w:rFonts w:hint="eastAsia"/>
              </w:rPr>
              <w:t>148</w:t>
            </w:r>
          </w:p>
        </w:tc>
        <w:tc>
          <w:tcPr>
            <w:tcW w:w="812" w:type="dxa"/>
            <w:shd w:val="clear" w:color="auto" w:fill="auto"/>
            <w:noWrap/>
            <w:vAlign w:val="center"/>
            <w:hideMark/>
          </w:tcPr>
          <w:p w14:paraId="4B89856C" w14:textId="77777777" w:rsidR="00491899" w:rsidRPr="009D0364" w:rsidRDefault="00491899" w:rsidP="00253403">
            <w:pPr>
              <w:pStyle w:val="table"/>
            </w:pPr>
            <w:r w:rsidRPr="009D0364">
              <w:rPr>
                <w:rFonts w:hint="eastAsia"/>
              </w:rPr>
              <w:t>729</w:t>
            </w:r>
          </w:p>
        </w:tc>
        <w:tc>
          <w:tcPr>
            <w:tcW w:w="1052" w:type="dxa"/>
            <w:shd w:val="clear" w:color="auto" w:fill="auto"/>
            <w:noWrap/>
            <w:vAlign w:val="center"/>
            <w:hideMark/>
          </w:tcPr>
          <w:p w14:paraId="75D06C6E" w14:textId="77777777" w:rsidR="00491899" w:rsidRPr="009D0364" w:rsidRDefault="00491899" w:rsidP="00253403">
            <w:pPr>
              <w:pStyle w:val="table"/>
            </w:pPr>
            <w:r w:rsidRPr="009D0364">
              <w:rPr>
                <w:rFonts w:hint="eastAsia"/>
              </w:rPr>
              <w:t>172</w:t>
            </w:r>
          </w:p>
        </w:tc>
        <w:tc>
          <w:tcPr>
            <w:tcW w:w="1034" w:type="dxa"/>
            <w:shd w:val="clear" w:color="auto" w:fill="auto"/>
            <w:noWrap/>
            <w:vAlign w:val="center"/>
            <w:hideMark/>
          </w:tcPr>
          <w:p w14:paraId="57DC9CE3" w14:textId="77777777" w:rsidR="00491899" w:rsidRPr="009D0364" w:rsidRDefault="00491899" w:rsidP="00253403">
            <w:pPr>
              <w:pStyle w:val="table"/>
            </w:pPr>
            <w:r w:rsidRPr="009D0364">
              <w:rPr>
                <w:rFonts w:hint="eastAsia"/>
              </w:rPr>
              <w:t>23.59%</w:t>
            </w:r>
          </w:p>
        </w:tc>
      </w:tr>
      <w:tr w:rsidR="00491899" w:rsidRPr="009D0364" w14:paraId="3236689A" w14:textId="77777777" w:rsidTr="00324CC8">
        <w:trPr>
          <w:trHeight w:val="260"/>
        </w:trPr>
        <w:tc>
          <w:tcPr>
            <w:tcW w:w="1588" w:type="dxa"/>
            <w:shd w:val="clear" w:color="auto" w:fill="auto"/>
            <w:noWrap/>
            <w:vAlign w:val="center"/>
            <w:hideMark/>
          </w:tcPr>
          <w:p w14:paraId="33527785" w14:textId="77777777" w:rsidR="00491899" w:rsidRPr="009D0364" w:rsidRDefault="00491899" w:rsidP="00253403">
            <w:pPr>
              <w:pStyle w:val="table"/>
            </w:pPr>
            <w:r w:rsidRPr="009D0364">
              <w:rPr>
                <w:rFonts w:hint="eastAsia"/>
              </w:rPr>
              <w:t>Huskies_F2</w:t>
            </w:r>
          </w:p>
        </w:tc>
        <w:tc>
          <w:tcPr>
            <w:tcW w:w="888" w:type="dxa"/>
            <w:shd w:val="clear" w:color="auto" w:fill="auto"/>
            <w:noWrap/>
            <w:vAlign w:val="center"/>
            <w:hideMark/>
          </w:tcPr>
          <w:p w14:paraId="7DC00480" w14:textId="77777777" w:rsidR="00491899" w:rsidRPr="009D0364" w:rsidRDefault="00491899" w:rsidP="00253403">
            <w:pPr>
              <w:pStyle w:val="table"/>
            </w:pPr>
            <w:r w:rsidRPr="009D0364">
              <w:rPr>
                <w:rFonts w:hint="eastAsia"/>
              </w:rPr>
              <w:t>173</w:t>
            </w:r>
          </w:p>
        </w:tc>
        <w:tc>
          <w:tcPr>
            <w:tcW w:w="1261" w:type="dxa"/>
            <w:shd w:val="clear" w:color="auto" w:fill="auto"/>
            <w:noWrap/>
            <w:vAlign w:val="center"/>
            <w:hideMark/>
          </w:tcPr>
          <w:p w14:paraId="4A79A4E0" w14:textId="77777777" w:rsidR="00491899" w:rsidRPr="009D0364" w:rsidRDefault="00491899" w:rsidP="00253403">
            <w:pPr>
              <w:pStyle w:val="table"/>
            </w:pPr>
            <w:r w:rsidRPr="009D0364">
              <w:rPr>
                <w:rFonts w:hint="eastAsia"/>
              </w:rPr>
              <w:t>21</w:t>
            </w:r>
          </w:p>
        </w:tc>
        <w:tc>
          <w:tcPr>
            <w:tcW w:w="836" w:type="dxa"/>
            <w:shd w:val="clear" w:color="auto" w:fill="auto"/>
            <w:noWrap/>
            <w:vAlign w:val="center"/>
            <w:hideMark/>
          </w:tcPr>
          <w:p w14:paraId="37B70150" w14:textId="77777777" w:rsidR="00491899" w:rsidRPr="009D0364" w:rsidRDefault="00491899" w:rsidP="00253403">
            <w:pPr>
              <w:pStyle w:val="table"/>
            </w:pPr>
            <w:r w:rsidRPr="009D0364">
              <w:rPr>
                <w:rFonts w:hint="eastAsia"/>
              </w:rPr>
              <w:t>318</w:t>
            </w:r>
          </w:p>
        </w:tc>
        <w:tc>
          <w:tcPr>
            <w:tcW w:w="1177" w:type="dxa"/>
            <w:shd w:val="clear" w:color="auto" w:fill="auto"/>
            <w:noWrap/>
            <w:vAlign w:val="center"/>
            <w:hideMark/>
          </w:tcPr>
          <w:p w14:paraId="02BA2F09" w14:textId="77777777" w:rsidR="00491899" w:rsidRPr="009D0364" w:rsidRDefault="00491899" w:rsidP="00253403">
            <w:pPr>
              <w:pStyle w:val="table"/>
            </w:pPr>
            <w:r w:rsidRPr="009D0364">
              <w:rPr>
                <w:rFonts w:hint="eastAsia"/>
              </w:rPr>
              <w:t>92</w:t>
            </w:r>
          </w:p>
        </w:tc>
        <w:tc>
          <w:tcPr>
            <w:tcW w:w="812" w:type="dxa"/>
            <w:shd w:val="clear" w:color="auto" w:fill="auto"/>
            <w:noWrap/>
            <w:vAlign w:val="center"/>
            <w:hideMark/>
          </w:tcPr>
          <w:p w14:paraId="3BAB1EFF" w14:textId="77777777" w:rsidR="00491899" w:rsidRPr="009D0364" w:rsidRDefault="00491899" w:rsidP="00253403">
            <w:pPr>
              <w:pStyle w:val="table"/>
            </w:pPr>
            <w:r w:rsidRPr="009D0364">
              <w:rPr>
                <w:rFonts w:hint="eastAsia"/>
              </w:rPr>
              <w:t>491</w:t>
            </w:r>
          </w:p>
        </w:tc>
        <w:tc>
          <w:tcPr>
            <w:tcW w:w="1052" w:type="dxa"/>
            <w:shd w:val="clear" w:color="auto" w:fill="auto"/>
            <w:noWrap/>
            <w:vAlign w:val="center"/>
            <w:hideMark/>
          </w:tcPr>
          <w:p w14:paraId="2ED0F55B" w14:textId="77777777" w:rsidR="00491899" w:rsidRPr="009D0364" w:rsidRDefault="00491899" w:rsidP="00253403">
            <w:pPr>
              <w:pStyle w:val="table"/>
            </w:pPr>
            <w:r w:rsidRPr="009D0364">
              <w:rPr>
                <w:rFonts w:hint="eastAsia"/>
              </w:rPr>
              <w:t>113</w:t>
            </w:r>
          </w:p>
        </w:tc>
        <w:tc>
          <w:tcPr>
            <w:tcW w:w="1034" w:type="dxa"/>
            <w:shd w:val="clear" w:color="auto" w:fill="auto"/>
            <w:noWrap/>
            <w:vAlign w:val="center"/>
            <w:hideMark/>
          </w:tcPr>
          <w:p w14:paraId="216170F0" w14:textId="77777777" w:rsidR="00491899" w:rsidRPr="009D0364" w:rsidRDefault="00491899" w:rsidP="00253403">
            <w:pPr>
              <w:pStyle w:val="table"/>
            </w:pPr>
            <w:r w:rsidRPr="009D0364">
              <w:rPr>
                <w:rFonts w:hint="eastAsia"/>
              </w:rPr>
              <w:t>23.01%</w:t>
            </w:r>
          </w:p>
        </w:tc>
      </w:tr>
      <w:tr w:rsidR="00491899" w:rsidRPr="009D0364" w14:paraId="08791D2D" w14:textId="77777777" w:rsidTr="00324CC8">
        <w:trPr>
          <w:trHeight w:val="260"/>
        </w:trPr>
        <w:tc>
          <w:tcPr>
            <w:tcW w:w="1588" w:type="dxa"/>
            <w:shd w:val="clear" w:color="auto" w:fill="auto"/>
            <w:noWrap/>
            <w:vAlign w:val="center"/>
            <w:hideMark/>
          </w:tcPr>
          <w:p w14:paraId="6C57A55F" w14:textId="77777777" w:rsidR="00491899" w:rsidRPr="009D0364" w:rsidRDefault="00491899" w:rsidP="00253403">
            <w:pPr>
              <w:pStyle w:val="table"/>
            </w:pPr>
            <w:r w:rsidRPr="009D0364">
              <w:rPr>
                <w:rFonts w:hint="eastAsia"/>
              </w:rPr>
              <w:t>Huskies_D2</w:t>
            </w:r>
          </w:p>
        </w:tc>
        <w:tc>
          <w:tcPr>
            <w:tcW w:w="888" w:type="dxa"/>
            <w:shd w:val="clear" w:color="auto" w:fill="auto"/>
            <w:noWrap/>
            <w:vAlign w:val="center"/>
            <w:hideMark/>
          </w:tcPr>
          <w:p w14:paraId="79702E03" w14:textId="77777777" w:rsidR="00491899" w:rsidRPr="009D0364" w:rsidRDefault="00491899" w:rsidP="00253403">
            <w:pPr>
              <w:pStyle w:val="table"/>
            </w:pPr>
            <w:r w:rsidRPr="009D0364">
              <w:rPr>
                <w:rFonts w:hint="eastAsia"/>
              </w:rPr>
              <w:t>43</w:t>
            </w:r>
          </w:p>
        </w:tc>
        <w:tc>
          <w:tcPr>
            <w:tcW w:w="1261" w:type="dxa"/>
            <w:shd w:val="clear" w:color="auto" w:fill="auto"/>
            <w:noWrap/>
            <w:vAlign w:val="center"/>
            <w:hideMark/>
          </w:tcPr>
          <w:p w14:paraId="5FA216B5" w14:textId="77777777" w:rsidR="00491899" w:rsidRPr="009D0364" w:rsidRDefault="00491899" w:rsidP="00253403">
            <w:pPr>
              <w:pStyle w:val="table"/>
            </w:pPr>
            <w:r w:rsidRPr="009D0364">
              <w:rPr>
                <w:rFonts w:hint="eastAsia"/>
              </w:rPr>
              <w:t>8</w:t>
            </w:r>
          </w:p>
        </w:tc>
        <w:tc>
          <w:tcPr>
            <w:tcW w:w="836" w:type="dxa"/>
            <w:shd w:val="clear" w:color="auto" w:fill="auto"/>
            <w:noWrap/>
            <w:vAlign w:val="center"/>
            <w:hideMark/>
          </w:tcPr>
          <w:p w14:paraId="684E1410" w14:textId="77777777" w:rsidR="00491899" w:rsidRPr="009D0364" w:rsidRDefault="00491899" w:rsidP="00253403">
            <w:pPr>
              <w:pStyle w:val="table"/>
            </w:pPr>
            <w:r w:rsidRPr="009D0364">
              <w:rPr>
                <w:rFonts w:hint="eastAsia"/>
              </w:rPr>
              <w:t>309</w:t>
            </w:r>
          </w:p>
        </w:tc>
        <w:tc>
          <w:tcPr>
            <w:tcW w:w="1177" w:type="dxa"/>
            <w:shd w:val="clear" w:color="auto" w:fill="auto"/>
            <w:noWrap/>
            <w:vAlign w:val="center"/>
            <w:hideMark/>
          </w:tcPr>
          <w:p w14:paraId="1664A2C0" w14:textId="77777777" w:rsidR="00491899" w:rsidRPr="009D0364" w:rsidRDefault="00491899" w:rsidP="00253403">
            <w:pPr>
              <w:pStyle w:val="table"/>
            </w:pPr>
            <w:r w:rsidRPr="009D0364">
              <w:rPr>
                <w:rFonts w:hint="eastAsia"/>
              </w:rPr>
              <w:t>101</w:t>
            </w:r>
          </w:p>
        </w:tc>
        <w:tc>
          <w:tcPr>
            <w:tcW w:w="812" w:type="dxa"/>
            <w:shd w:val="clear" w:color="auto" w:fill="auto"/>
            <w:noWrap/>
            <w:vAlign w:val="center"/>
            <w:hideMark/>
          </w:tcPr>
          <w:p w14:paraId="2DC459AC" w14:textId="77777777" w:rsidR="00491899" w:rsidRPr="009D0364" w:rsidRDefault="00491899" w:rsidP="00253403">
            <w:pPr>
              <w:pStyle w:val="table"/>
            </w:pPr>
            <w:r w:rsidRPr="009D0364">
              <w:rPr>
                <w:rFonts w:hint="eastAsia"/>
              </w:rPr>
              <w:t>352</w:t>
            </w:r>
          </w:p>
        </w:tc>
        <w:tc>
          <w:tcPr>
            <w:tcW w:w="1052" w:type="dxa"/>
            <w:shd w:val="clear" w:color="auto" w:fill="auto"/>
            <w:noWrap/>
            <w:vAlign w:val="center"/>
            <w:hideMark/>
          </w:tcPr>
          <w:p w14:paraId="60B0DE9E" w14:textId="77777777" w:rsidR="00491899" w:rsidRPr="009D0364" w:rsidRDefault="00491899" w:rsidP="00253403">
            <w:pPr>
              <w:pStyle w:val="table"/>
            </w:pPr>
            <w:r w:rsidRPr="009D0364">
              <w:rPr>
                <w:rFonts w:hint="eastAsia"/>
              </w:rPr>
              <w:t>109</w:t>
            </w:r>
          </w:p>
        </w:tc>
        <w:tc>
          <w:tcPr>
            <w:tcW w:w="1034" w:type="dxa"/>
            <w:shd w:val="clear" w:color="auto" w:fill="auto"/>
            <w:noWrap/>
            <w:vAlign w:val="center"/>
            <w:hideMark/>
          </w:tcPr>
          <w:p w14:paraId="7C594A02" w14:textId="77777777" w:rsidR="00491899" w:rsidRPr="009D0364" w:rsidRDefault="00491899" w:rsidP="00253403">
            <w:pPr>
              <w:pStyle w:val="table"/>
            </w:pPr>
            <w:r w:rsidRPr="009D0364">
              <w:rPr>
                <w:rFonts w:hint="eastAsia"/>
              </w:rPr>
              <w:t>30.97%</w:t>
            </w:r>
          </w:p>
        </w:tc>
      </w:tr>
      <w:tr w:rsidR="00491899" w:rsidRPr="009D0364" w14:paraId="781F0DCF" w14:textId="77777777" w:rsidTr="00324CC8">
        <w:trPr>
          <w:trHeight w:val="260"/>
        </w:trPr>
        <w:tc>
          <w:tcPr>
            <w:tcW w:w="1588" w:type="dxa"/>
            <w:shd w:val="clear" w:color="auto" w:fill="auto"/>
            <w:noWrap/>
            <w:vAlign w:val="center"/>
            <w:hideMark/>
          </w:tcPr>
          <w:p w14:paraId="2960F0EF" w14:textId="77777777" w:rsidR="00491899" w:rsidRPr="009D0364" w:rsidRDefault="00491899" w:rsidP="00253403">
            <w:pPr>
              <w:pStyle w:val="table"/>
            </w:pPr>
            <w:r w:rsidRPr="009D0364">
              <w:rPr>
                <w:rFonts w:hint="eastAsia"/>
              </w:rPr>
              <w:t>Huskies_M2</w:t>
            </w:r>
          </w:p>
        </w:tc>
        <w:tc>
          <w:tcPr>
            <w:tcW w:w="888" w:type="dxa"/>
            <w:shd w:val="clear" w:color="auto" w:fill="auto"/>
            <w:noWrap/>
            <w:vAlign w:val="center"/>
            <w:hideMark/>
          </w:tcPr>
          <w:p w14:paraId="0707D366" w14:textId="77777777" w:rsidR="00491899" w:rsidRPr="009D0364" w:rsidRDefault="00491899" w:rsidP="00253403">
            <w:pPr>
              <w:pStyle w:val="table"/>
            </w:pPr>
            <w:r w:rsidRPr="009D0364">
              <w:rPr>
                <w:rFonts w:hint="eastAsia"/>
              </w:rPr>
              <w:t>10</w:t>
            </w:r>
          </w:p>
        </w:tc>
        <w:tc>
          <w:tcPr>
            <w:tcW w:w="1261" w:type="dxa"/>
            <w:shd w:val="clear" w:color="auto" w:fill="auto"/>
            <w:noWrap/>
            <w:vAlign w:val="center"/>
            <w:hideMark/>
          </w:tcPr>
          <w:p w14:paraId="5245A9F9" w14:textId="77777777" w:rsidR="00491899" w:rsidRPr="009D0364" w:rsidRDefault="00491899" w:rsidP="00253403">
            <w:pPr>
              <w:pStyle w:val="table"/>
            </w:pPr>
            <w:r w:rsidRPr="009D0364">
              <w:rPr>
                <w:rFonts w:hint="eastAsia"/>
              </w:rPr>
              <w:t>1</w:t>
            </w:r>
          </w:p>
        </w:tc>
        <w:tc>
          <w:tcPr>
            <w:tcW w:w="836" w:type="dxa"/>
            <w:shd w:val="clear" w:color="auto" w:fill="auto"/>
            <w:noWrap/>
            <w:vAlign w:val="center"/>
            <w:hideMark/>
          </w:tcPr>
          <w:p w14:paraId="55969EF4" w14:textId="77777777" w:rsidR="00491899" w:rsidRPr="009D0364" w:rsidRDefault="00491899" w:rsidP="00253403">
            <w:pPr>
              <w:pStyle w:val="table"/>
            </w:pPr>
            <w:r w:rsidRPr="009D0364">
              <w:rPr>
                <w:rFonts w:hint="eastAsia"/>
              </w:rPr>
              <w:t>36</w:t>
            </w:r>
          </w:p>
        </w:tc>
        <w:tc>
          <w:tcPr>
            <w:tcW w:w="1177" w:type="dxa"/>
            <w:shd w:val="clear" w:color="auto" w:fill="auto"/>
            <w:noWrap/>
            <w:vAlign w:val="center"/>
            <w:hideMark/>
          </w:tcPr>
          <w:p w14:paraId="0E5CED41" w14:textId="77777777" w:rsidR="00491899" w:rsidRPr="009D0364" w:rsidRDefault="00491899" w:rsidP="00253403">
            <w:pPr>
              <w:pStyle w:val="table"/>
            </w:pPr>
            <w:r w:rsidRPr="009D0364">
              <w:rPr>
                <w:rFonts w:hint="eastAsia"/>
              </w:rPr>
              <w:t>10</w:t>
            </w:r>
          </w:p>
        </w:tc>
        <w:tc>
          <w:tcPr>
            <w:tcW w:w="812" w:type="dxa"/>
            <w:shd w:val="clear" w:color="auto" w:fill="auto"/>
            <w:noWrap/>
            <w:vAlign w:val="center"/>
            <w:hideMark/>
          </w:tcPr>
          <w:p w14:paraId="1E069EB2" w14:textId="77777777" w:rsidR="00491899" w:rsidRPr="009D0364" w:rsidRDefault="00491899" w:rsidP="00253403">
            <w:pPr>
              <w:pStyle w:val="table"/>
            </w:pPr>
            <w:r w:rsidRPr="009D0364">
              <w:rPr>
                <w:rFonts w:hint="eastAsia"/>
              </w:rPr>
              <w:t>46</w:t>
            </w:r>
          </w:p>
        </w:tc>
        <w:tc>
          <w:tcPr>
            <w:tcW w:w="1052" w:type="dxa"/>
            <w:shd w:val="clear" w:color="auto" w:fill="auto"/>
            <w:noWrap/>
            <w:vAlign w:val="center"/>
            <w:hideMark/>
          </w:tcPr>
          <w:p w14:paraId="7F02E276" w14:textId="77777777" w:rsidR="00491899" w:rsidRPr="009D0364" w:rsidRDefault="00491899" w:rsidP="00253403">
            <w:pPr>
              <w:pStyle w:val="table"/>
            </w:pPr>
            <w:r w:rsidRPr="009D0364">
              <w:rPr>
                <w:rFonts w:hint="eastAsia"/>
              </w:rPr>
              <w:t>11</w:t>
            </w:r>
          </w:p>
        </w:tc>
        <w:tc>
          <w:tcPr>
            <w:tcW w:w="1034" w:type="dxa"/>
            <w:shd w:val="clear" w:color="auto" w:fill="auto"/>
            <w:noWrap/>
            <w:vAlign w:val="center"/>
            <w:hideMark/>
          </w:tcPr>
          <w:p w14:paraId="2CB6B3DE" w14:textId="77777777" w:rsidR="00491899" w:rsidRPr="009D0364" w:rsidRDefault="00491899" w:rsidP="00253403">
            <w:pPr>
              <w:pStyle w:val="table"/>
            </w:pPr>
            <w:r w:rsidRPr="009D0364">
              <w:rPr>
                <w:rFonts w:hint="eastAsia"/>
              </w:rPr>
              <w:t>23.91%</w:t>
            </w:r>
          </w:p>
        </w:tc>
      </w:tr>
      <w:tr w:rsidR="00491899" w:rsidRPr="009D0364" w14:paraId="46505424" w14:textId="77777777" w:rsidTr="00324CC8">
        <w:trPr>
          <w:trHeight w:val="260"/>
        </w:trPr>
        <w:tc>
          <w:tcPr>
            <w:tcW w:w="1588" w:type="dxa"/>
            <w:shd w:val="clear" w:color="auto" w:fill="auto"/>
            <w:noWrap/>
            <w:vAlign w:val="center"/>
            <w:hideMark/>
          </w:tcPr>
          <w:p w14:paraId="5A61A6F3" w14:textId="77777777" w:rsidR="00491899" w:rsidRPr="009D0364" w:rsidRDefault="00491899" w:rsidP="00253403">
            <w:pPr>
              <w:pStyle w:val="table"/>
            </w:pPr>
            <w:r w:rsidRPr="009D0364">
              <w:rPr>
                <w:rFonts w:hint="eastAsia"/>
              </w:rPr>
              <w:t>Huskies_M3</w:t>
            </w:r>
          </w:p>
        </w:tc>
        <w:tc>
          <w:tcPr>
            <w:tcW w:w="888" w:type="dxa"/>
            <w:shd w:val="clear" w:color="auto" w:fill="auto"/>
            <w:noWrap/>
            <w:vAlign w:val="center"/>
            <w:hideMark/>
          </w:tcPr>
          <w:p w14:paraId="6F4E8FB7" w14:textId="77777777" w:rsidR="00491899" w:rsidRPr="009D0364" w:rsidRDefault="00491899" w:rsidP="00253403">
            <w:pPr>
              <w:pStyle w:val="table"/>
            </w:pPr>
            <w:r w:rsidRPr="009D0364">
              <w:rPr>
                <w:rFonts w:hint="eastAsia"/>
              </w:rPr>
              <w:t>83</w:t>
            </w:r>
          </w:p>
        </w:tc>
        <w:tc>
          <w:tcPr>
            <w:tcW w:w="1261" w:type="dxa"/>
            <w:shd w:val="clear" w:color="auto" w:fill="auto"/>
            <w:noWrap/>
            <w:vAlign w:val="center"/>
            <w:hideMark/>
          </w:tcPr>
          <w:p w14:paraId="33EC5EB6" w14:textId="77777777" w:rsidR="00491899" w:rsidRPr="009D0364" w:rsidRDefault="00491899" w:rsidP="00253403">
            <w:pPr>
              <w:pStyle w:val="table"/>
            </w:pPr>
            <w:r w:rsidRPr="009D0364">
              <w:rPr>
                <w:rFonts w:hint="eastAsia"/>
              </w:rPr>
              <w:t>19</w:t>
            </w:r>
          </w:p>
        </w:tc>
        <w:tc>
          <w:tcPr>
            <w:tcW w:w="836" w:type="dxa"/>
            <w:shd w:val="clear" w:color="auto" w:fill="auto"/>
            <w:noWrap/>
            <w:vAlign w:val="center"/>
            <w:hideMark/>
          </w:tcPr>
          <w:p w14:paraId="0DFA3015" w14:textId="77777777" w:rsidR="00491899" w:rsidRPr="009D0364" w:rsidRDefault="00491899" w:rsidP="00253403">
            <w:pPr>
              <w:pStyle w:val="table"/>
            </w:pPr>
            <w:r w:rsidRPr="009D0364">
              <w:rPr>
                <w:rFonts w:hint="eastAsia"/>
              </w:rPr>
              <w:t>404</w:t>
            </w:r>
          </w:p>
        </w:tc>
        <w:tc>
          <w:tcPr>
            <w:tcW w:w="1177" w:type="dxa"/>
            <w:shd w:val="clear" w:color="auto" w:fill="auto"/>
            <w:noWrap/>
            <w:vAlign w:val="center"/>
            <w:hideMark/>
          </w:tcPr>
          <w:p w14:paraId="52133F70" w14:textId="77777777" w:rsidR="00491899" w:rsidRPr="009D0364" w:rsidRDefault="00491899" w:rsidP="00253403">
            <w:pPr>
              <w:pStyle w:val="table"/>
            </w:pPr>
            <w:r w:rsidRPr="009D0364">
              <w:rPr>
                <w:rFonts w:hint="eastAsia"/>
              </w:rPr>
              <w:t>123</w:t>
            </w:r>
          </w:p>
        </w:tc>
        <w:tc>
          <w:tcPr>
            <w:tcW w:w="812" w:type="dxa"/>
            <w:shd w:val="clear" w:color="auto" w:fill="auto"/>
            <w:noWrap/>
            <w:vAlign w:val="center"/>
            <w:hideMark/>
          </w:tcPr>
          <w:p w14:paraId="4775932A" w14:textId="77777777" w:rsidR="00491899" w:rsidRPr="009D0364" w:rsidRDefault="00491899" w:rsidP="00253403">
            <w:pPr>
              <w:pStyle w:val="table"/>
            </w:pPr>
            <w:r w:rsidRPr="009D0364">
              <w:rPr>
                <w:rFonts w:hint="eastAsia"/>
              </w:rPr>
              <w:t>487</w:t>
            </w:r>
          </w:p>
        </w:tc>
        <w:tc>
          <w:tcPr>
            <w:tcW w:w="1052" w:type="dxa"/>
            <w:shd w:val="clear" w:color="auto" w:fill="auto"/>
            <w:noWrap/>
            <w:vAlign w:val="center"/>
            <w:hideMark/>
          </w:tcPr>
          <w:p w14:paraId="049B862E" w14:textId="77777777" w:rsidR="00491899" w:rsidRPr="009D0364" w:rsidRDefault="00491899" w:rsidP="00253403">
            <w:pPr>
              <w:pStyle w:val="table"/>
            </w:pPr>
            <w:r w:rsidRPr="009D0364">
              <w:rPr>
                <w:rFonts w:hint="eastAsia"/>
              </w:rPr>
              <w:t>142</w:t>
            </w:r>
          </w:p>
        </w:tc>
        <w:tc>
          <w:tcPr>
            <w:tcW w:w="1034" w:type="dxa"/>
            <w:shd w:val="clear" w:color="auto" w:fill="auto"/>
            <w:noWrap/>
            <w:vAlign w:val="center"/>
            <w:hideMark/>
          </w:tcPr>
          <w:p w14:paraId="5D7756F8" w14:textId="77777777" w:rsidR="00491899" w:rsidRPr="009D0364" w:rsidRDefault="00491899" w:rsidP="00253403">
            <w:pPr>
              <w:pStyle w:val="table"/>
            </w:pPr>
            <w:r w:rsidRPr="009D0364">
              <w:rPr>
                <w:rFonts w:hint="eastAsia"/>
              </w:rPr>
              <w:t>29.16%</w:t>
            </w:r>
          </w:p>
        </w:tc>
      </w:tr>
    </w:tbl>
    <w:p w14:paraId="54AD47F5" w14:textId="40485CED" w:rsidR="00491899" w:rsidRDefault="00491899" w:rsidP="000427C7">
      <w:pPr>
        <w:ind w:firstLine="511"/>
      </w:pPr>
      <w:r>
        <w:t xml:space="preserve">Then </w:t>
      </w:r>
      <w:r w:rsidRPr="002613D4">
        <w:t xml:space="preserve">we count all the </w:t>
      </w:r>
      <w:r>
        <w:t>duel</w:t>
      </w:r>
      <w:r w:rsidRPr="002613D4">
        <w:t xml:space="preserve">ing events through the file </w:t>
      </w:r>
      <w:r w:rsidRPr="009E626C">
        <w:rPr>
          <w:rFonts w:hint="eastAsia"/>
          <w:i/>
        </w:rPr>
        <w:t>full</w:t>
      </w:r>
      <w:r w:rsidRPr="009E626C">
        <w:rPr>
          <w:i/>
        </w:rPr>
        <w:t>events.csv</w:t>
      </w:r>
      <w:r w:rsidRPr="002613D4">
        <w:rPr>
          <w:rFonts w:hint="eastAsia"/>
        </w:rPr>
        <w:t>.</w:t>
      </w:r>
      <w:r w:rsidRPr="002613D4">
        <w:t xml:space="preserve"> There</w:t>
      </w:r>
      <w:r>
        <w:t xml:space="preserve"> are four </w:t>
      </w:r>
      <w:r w:rsidRPr="002613D4">
        <w:t xml:space="preserve">types of </w:t>
      </w:r>
      <w:r>
        <w:t>dueling</w:t>
      </w:r>
      <w:r w:rsidRPr="002613D4">
        <w:t xml:space="preserve"> events: </w:t>
      </w:r>
      <w:r>
        <w:t>defending dueling event (</w:t>
      </w:r>
      <w:r w:rsidRPr="004F4A84">
        <w:t>defend</w:t>
      </w:r>
      <w:r>
        <w:t xml:space="preserve">), </w:t>
      </w:r>
      <w:r w:rsidRPr="002613D4">
        <w:t xml:space="preserve">successful </w:t>
      </w:r>
      <w:r>
        <w:t>defending dueling event (</w:t>
      </w:r>
      <m:oMath>
        <m:sSub>
          <m:sSubPr>
            <m:ctrlPr>
              <w:rPr>
                <w:rFonts w:ascii="Cambria Math" w:hAnsi="Cambria Math"/>
              </w:rPr>
            </m:ctrlPr>
          </m:sSubPr>
          <m:e>
            <m:r>
              <m:rPr>
                <m:sty m:val="p"/>
              </m:rPr>
              <w:rPr>
                <w:rFonts w:ascii="Cambria Math" w:hAnsi="Cambria Math" w:hint="eastAsia"/>
              </w:rPr>
              <m:t>defend</m:t>
            </m:r>
            <m:ctrlPr>
              <w:rPr>
                <w:rFonts w:ascii="Cambria Math" w:hAnsi="Cambria Math" w:hint="eastAsia"/>
              </w:rPr>
            </m:ctrlPr>
          </m:e>
          <m:sub>
            <m:r>
              <m:rPr>
                <m:sty m:val="p"/>
              </m:rPr>
              <w:rPr>
                <w:rFonts w:ascii="Cambria Math" w:hAnsi="Cambria Math" w:hint="eastAsia"/>
              </w:rPr>
              <m:t>sus</m:t>
            </m:r>
          </m:sub>
        </m:sSub>
      </m:oMath>
      <w:r>
        <w:t>), attacking dueling event (attack) and successful attacking dueling event (</w:t>
      </w:r>
      <m:oMath>
        <m:sSub>
          <m:sSubPr>
            <m:ctrlPr>
              <w:rPr>
                <w:rFonts w:ascii="Cambria Math" w:hAnsi="Cambria Math"/>
              </w:rPr>
            </m:ctrlPr>
          </m:sSubPr>
          <m:e>
            <m:r>
              <m:rPr>
                <m:sty m:val="p"/>
              </m:rPr>
              <w:rPr>
                <w:rFonts w:ascii="Cambria Math" w:hAnsi="Cambria Math" w:hint="eastAsia"/>
              </w:rPr>
              <m:t>attack</m:t>
            </m:r>
            <m:ctrlPr>
              <w:rPr>
                <w:rFonts w:ascii="Cambria Math" w:hAnsi="Cambria Math" w:hint="eastAsia"/>
              </w:rPr>
            </m:ctrlPr>
          </m:e>
          <m:sub>
            <m:r>
              <m:rPr>
                <m:sty m:val="p"/>
              </m:rPr>
              <w:rPr>
                <w:rFonts w:ascii="Cambria Math" w:hAnsi="Cambria Math" w:hint="eastAsia"/>
              </w:rPr>
              <m:t>sus</m:t>
            </m:r>
          </m:sub>
        </m:sSub>
      </m:oMath>
      <w:r>
        <w:t>)</w:t>
      </w:r>
      <w:r w:rsidRPr="002613D4">
        <w:t xml:space="preserve">. </w:t>
      </w:r>
      <w:r>
        <w:t>Defending dueling event</w:t>
      </w:r>
      <w:r w:rsidRPr="002613D4">
        <w:t xml:space="preserve"> means a teammate </w:t>
      </w:r>
      <w:r>
        <w:t>tried to defend opponent’s attacking dueling,</w:t>
      </w:r>
      <w:r w:rsidRPr="002613D4">
        <w:t xml:space="preserve"> while </w:t>
      </w:r>
      <w:r>
        <w:t>successful attacking dueling event</w:t>
      </w:r>
      <w:r w:rsidRPr="002613D4">
        <w:t xml:space="preserve"> means</w:t>
      </w:r>
      <w:r>
        <w:t xml:space="preserve"> that</w:t>
      </w:r>
      <w:r w:rsidRPr="002613D4">
        <w:t xml:space="preserve"> </w:t>
      </w:r>
      <w:r>
        <w:t>a player tried to duel the opponent and succeed</w:t>
      </w:r>
      <w:r w:rsidRPr="002613D4">
        <w:t>.</w:t>
      </w:r>
      <w:r>
        <w:t xml:space="preserve"> </w:t>
      </w:r>
      <w:r w:rsidRPr="002B13B6">
        <w:t>Table above</w:t>
      </w:r>
      <w:r>
        <w:t xml:space="preserve"> is </w:t>
      </w:r>
      <w:ins w:id="219" w:author="向 佳雯" w:date="2020-02-17T21:58:00Z">
        <w:r w:rsidR="004124E8">
          <w:t xml:space="preserve">the </w:t>
        </w:r>
      </w:ins>
      <w:ins w:id="220" w:author="向 佳雯" w:date="2020-02-17T21:59:00Z">
        <w:r w:rsidR="004124E8">
          <w:t xml:space="preserve">data about the </w:t>
        </w:r>
      </w:ins>
      <w:r>
        <w:t xml:space="preserve">first eight </w:t>
      </w:r>
      <w:ins w:id="221" w:author="向 佳雯" w:date="2020-02-17T21:58:00Z">
        <w:r w:rsidR="004124E8">
          <w:t>player</w:t>
        </w:r>
      </w:ins>
      <w:ins w:id="222" w:author="向 佳雯" w:date="2020-02-17T21:59:00Z">
        <w:r w:rsidR="004124E8">
          <w:t xml:space="preserve">s </w:t>
        </w:r>
      </w:ins>
      <w:del w:id="223" w:author="向 佳雯" w:date="2020-02-17T21:59:00Z">
        <w:r w:rsidDel="004124E8">
          <w:delText xml:space="preserve">data </w:delText>
        </w:r>
      </w:del>
      <w:r>
        <w:t xml:space="preserve">of Huskies. We also count </w:t>
      </w:r>
      <w:ins w:id="224" w:author="向 佳雯" w:date="2020-02-17T21:59:00Z">
        <w:r w:rsidR="004124E8">
          <w:t xml:space="preserve">the </w:t>
        </w:r>
      </w:ins>
      <w:r>
        <w:t>data of all the other players. Then we use the formula</w:t>
      </w:r>
    </w:p>
    <w:p w14:paraId="16AE5E8B" w14:textId="77777777" w:rsidR="00491899" w:rsidRPr="00984B1A" w:rsidRDefault="00491899" w:rsidP="000427C7">
      <w:pPr>
        <w:ind w:firstLine="511"/>
      </w:pPr>
      <m:oMathPara>
        <m:oMath>
          <m:r>
            <m:rPr>
              <m:sty m:val="p"/>
            </m:rPr>
            <w:rPr>
              <w:rFonts w:ascii="Cambria Math" w:hAnsi="Cambria Math" w:hint="eastAsia"/>
            </w:rPr>
            <m:t>sum</m:t>
          </m:r>
          <m:r>
            <m:rPr>
              <m:sty m:val="p"/>
            </m:rPr>
            <w:rPr>
              <w:rFonts w:ascii="Cambria Math" w:hAnsi="Cambria Math"/>
            </w:rPr>
            <m:t>=defend+attack</m:t>
          </m:r>
        </m:oMath>
      </m:oMathPara>
    </w:p>
    <w:p w14:paraId="3A6DBA7C" w14:textId="77777777" w:rsidR="00491899" w:rsidRPr="00984B1A" w:rsidRDefault="0042749A" w:rsidP="000427C7">
      <w:pPr>
        <w:ind w:firstLine="511"/>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sus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defend</m:t>
              </m:r>
            </m:e>
            <m:sub>
              <m:r>
                <m:rPr>
                  <m:sty m:val="p"/>
                </m:rPr>
                <w:rPr>
                  <w:rFonts w:ascii="Cambria Math" w:hAnsi="Cambria Math"/>
                </w:rPr>
                <m:t>sus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attack</m:t>
              </m:r>
            </m:e>
            <m:sub>
              <m:r>
                <m:rPr>
                  <m:sty m:val="p"/>
                </m:rPr>
                <w:rPr>
                  <w:rFonts w:ascii="Cambria Math" w:hAnsi="Cambria Math"/>
                </w:rPr>
                <m:t>sus</m:t>
              </m:r>
            </m:sub>
          </m:sSub>
        </m:oMath>
      </m:oMathPara>
    </w:p>
    <w:p w14:paraId="1E980589" w14:textId="32918F1A" w:rsidR="00491899" w:rsidRDefault="00491899" w:rsidP="000427C7">
      <w:pPr>
        <w:ind w:firstLine="511"/>
      </w:pPr>
      <w:r>
        <w:rPr>
          <w:rFonts w:hint="eastAsia"/>
        </w:rPr>
        <w:t>t</w:t>
      </w:r>
      <w:r>
        <w:t xml:space="preserve">o calculate the </w:t>
      </w:r>
      <w:r>
        <w:rPr>
          <w:rFonts w:hint="eastAsia"/>
        </w:rPr>
        <w:t>to</w:t>
      </w:r>
      <w:r>
        <w:t xml:space="preserve">tal number of </w:t>
      </w:r>
      <w:r w:rsidR="00F53442">
        <w:t>players</w:t>
      </w:r>
      <w:r>
        <w:t xml:space="preserve"> dueling events and successful ones. </w:t>
      </w:r>
      <w:r w:rsidR="00F53442" w:rsidRPr="002460CC">
        <w:t>These two concerns</w:t>
      </w:r>
      <w:r w:rsidRPr="002460CC">
        <w:t xml:space="preserve"> as one of the </w:t>
      </w:r>
      <w:del w:id="225" w:author="向 佳雯" w:date="2020-02-17T22:00:00Z">
        <w:r w:rsidRPr="002460CC" w:rsidDel="004124E8">
          <w:delText xml:space="preserve">indexed </w:delText>
        </w:r>
      </w:del>
      <w:ins w:id="226" w:author="向 佳雯" w:date="2020-02-17T22:00:00Z">
        <w:r w:rsidR="004124E8" w:rsidRPr="002460CC">
          <w:t>ind</w:t>
        </w:r>
        <w:r w:rsidR="004124E8">
          <w:t>ices</w:t>
        </w:r>
        <w:r w:rsidR="004124E8" w:rsidRPr="002460CC">
          <w:t xml:space="preserve"> </w:t>
        </w:r>
      </w:ins>
      <w:r w:rsidRPr="002460CC">
        <w:t>to evaluate the individual ability of players.</w:t>
      </w:r>
      <w:r>
        <w:t xml:space="preserve"> We use the formula</w:t>
      </w:r>
    </w:p>
    <w:p w14:paraId="49190E1E" w14:textId="77777777" w:rsidR="00491899" w:rsidRPr="00F06E01" w:rsidRDefault="0042749A" w:rsidP="000427C7">
      <w:pPr>
        <w:ind w:firstLine="511"/>
      </w:pPr>
      <m:oMathPara>
        <m:oMath>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duel</m:t>
              </m:r>
            </m:sup>
          </m:sSubSup>
          <m:r>
            <m:rPr>
              <m:sty m:val="p"/>
            </m:rPr>
            <w:rPr>
              <w:rFonts w:ascii="Cambria Math" w:hAnsi="Cambria Math"/>
            </w:rPr>
            <m:t>=</m:t>
          </m:r>
          <m:f>
            <m:fPr>
              <m:ctrlPr>
                <w:rPr>
                  <w:rFonts w:ascii="Cambria Math" w:hAnsi="Cambria Math"/>
                </w:rPr>
              </m:ctrlPr>
            </m:fPr>
            <m:num>
              <m:r>
                <w:rPr>
                  <w:rFonts w:ascii="Cambria Math" w:hAnsi="Cambria Math"/>
                </w:rPr>
                <m:t>sum</m:t>
              </m:r>
            </m:num>
            <m:den>
              <m:r>
                <w:rPr>
                  <w:rFonts w:ascii="Cambria Math" w:hAnsi="Cambria Math"/>
                </w:rPr>
                <m:t>su</m:t>
              </m:r>
              <m:sSub>
                <m:sSubPr>
                  <m:ctrlPr>
                    <w:rPr>
                      <w:rFonts w:ascii="Cambria Math" w:hAnsi="Cambria Math"/>
                    </w:rPr>
                  </m:ctrlPr>
                </m:sSubPr>
                <m:e>
                  <m:r>
                    <w:rPr>
                      <w:rFonts w:ascii="Cambria Math" w:hAnsi="Cambria Math"/>
                    </w:rPr>
                    <m:t>m</m:t>
                  </m:r>
                </m:e>
                <m:sub>
                  <m:r>
                    <w:rPr>
                      <w:rFonts w:ascii="Cambria Math" w:hAnsi="Cambria Math"/>
                    </w:rPr>
                    <m:t>sus</m:t>
                  </m:r>
                </m:sub>
              </m:sSub>
            </m:den>
          </m:f>
          <m:r>
            <m:rPr>
              <m:sty m:val="p"/>
            </m:rPr>
            <w:rPr>
              <w:rFonts w:ascii="Cambria Math" w:hAnsi="Cambria Math"/>
            </w:rPr>
            <m:t>*100%</m:t>
          </m:r>
        </m:oMath>
      </m:oMathPara>
    </w:p>
    <w:p w14:paraId="613F7B53" w14:textId="7EF04502" w:rsidR="00491899" w:rsidRDefault="00491899" w:rsidP="000427C7">
      <w:pPr>
        <w:ind w:firstLine="511"/>
      </w:pPr>
      <w:r>
        <w:rPr>
          <w:rFonts w:hint="eastAsia"/>
        </w:rPr>
        <w:t>t</w:t>
      </w:r>
      <w:r>
        <w:t xml:space="preserve">o calculate the ratio of player </w:t>
      </w:r>
      <m:oMath>
        <m:r>
          <w:rPr>
            <w:rFonts w:ascii="Cambria Math" w:hAnsi="Cambria Math"/>
          </w:rPr>
          <m:t>p</m:t>
        </m:r>
      </m:oMath>
      <w:r>
        <w:rPr>
          <w:iCs/>
        </w:rPr>
        <w:t>’s</w:t>
      </w:r>
      <w:r>
        <w:t xml:space="preserve"> dueling success. This concerns as one of the </w:t>
      </w:r>
      <w:ins w:id="227" w:author="向 佳雯" w:date="2020-02-17T22:00:00Z">
        <w:r w:rsidR="004124E8">
          <w:t xml:space="preserve">indices </w:t>
        </w:r>
      </w:ins>
      <w:del w:id="228" w:author="向 佳雯" w:date="2020-02-17T22:00:00Z">
        <w:r w:rsidDel="004124E8">
          <w:delText>indexed</w:delText>
        </w:r>
      </w:del>
      <w:r>
        <w:t xml:space="preserve"> to evaluate the individual ability of players.</w:t>
      </w:r>
    </w:p>
    <w:p w14:paraId="5B6B049B" w14:textId="6F384B22" w:rsidR="00491899" w:rsidRDefault="00491899" w:rsidP="000427C7">
      <w:pPr>
        <w:pStyle w:val="2"/>
        <w:spacing w:before="35"/>
      </w:pPr>
      <w:bookmarkStart w:id="229" w:name="_Toc32705050"/>
      <w:bookmarkStart w:id="230" w:name="_Toc32879653"/>
      <w:r>
        <w:t>T</w:t>
      </w:r>
      <w:r w:rsidRPr="001345FA">
        <w:t>eam</w:t>
      </w:r>
      <w:r>
        <w:t xml:space="preserve"> F</w:t>
      </w:r>
      <w:r w:rsidRPr="001345FA">
        <w:t>ormations</w:t>
      </w:r>
      <w:bookmarkEnd w:id="229"/>
      <w:bookmarkEnd w:id="230"/>
    </w:p>
    <w:p w14:paraId="339C85E7" w14:textId="77777777" w:rsidR="00491899" w:rsidRDefault="00491899" w:rsidP="00253403">
      <w:pPr>
        <w:pStyle w:val="table"/>
      </w:pPr>
      <w:bookmarkStart w:id="231" w:name="_Ref32727267"/>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8</w:t>
      </w:r>
      <w:r w:rsidR="00DE49B6">
        <w:rPr>
          <w:noProof/>
        </w:rPr>
        <w:fldChar w:fldCharType="end"/>
      </w:r>
      <w:r>
        <w:t xml:space="preserve"> : Huskies team formation</w:t>
      </w:r>
      <w:bookmarkEnd w:id="231"/>
    </w:p>
    <w:tbl>
      <w:tblPr>
        <w:tblW w:w="2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790"/>
        <w:gridCol w:w="590"/>
        <w:gridCol w:w="603"/>
      </w:tblGrid>
      <w:tr w:rsidR="00491899" w:rsidRPr="00841155" w14:paraId="4D1A10FE" w14:textId="77777777" w:rsidTr="001568CE">
        <w:trPr>
          <w:trHeight w:val="288"/>
          <w:jc w:val="center"/>
        </w:trPr>
        <w:tc>
          <w:tcPr>
            <w:tcW w:w="736" w:type="dxa"/>
            <w:shd w:val="clear" w:color="auto" w:fill="auto"/>
            <w:noWrap/>
            <w:vAlign w:val="center"/>
            <w:hideMark/>
          </w:tcPr>
          <w:p w14:paraId="16C9AF5C" w14:textId="77777777" w:rsidR="00491899" w:rsidRPr="00841155" w:rsidRDefault="00491899" w:rsidP="00253403">
            <w:pPr>
              <w:pStyle w:val="table"/>
            </w:pPr>
            <w:r w:rsidRPr="00841155">
              <w:rPr>
                <w:rFonts w:hint="eastAsia"/>
              </w:rPr>
              <w:t>name</w:t>
            </w:r>
          </w:p>
        </w:tc>
        <w:tc>
          <w:tcPr>
            <w:tcW w:w="750" w:type="dxa"/>
            <w:shd w:val="clear" w:color="auto" w:fill="auto"/>
            <w:noWrap/>
            <w:vAlign w:val="center"/>
            <w:hideMark/>
          </w:tcPr>
          <w:p w14:paraId="525917FD" w14:textId="77777777" w:rsidR="00491899" w:rsidRPr="00841155" w:rsidRDefault="00491899" w:rsidP="00253403">
            <w:pPr>
              <w:pStyle w:val="table"/>
            </w:pPr>
            <w:r w:rsidRPr="00841155">
              <w:rPr>
                <w:rFonts w:hint="eastAsia"/>
              </w:rPr>
              <w:t>count</w:t>
            </w:r>
          </w:p>
        </w:tc>
        <w:tc>
          <w:tcPr>
            <w:tcW w:w="576" w:type="dxa"/>
            <w:shd w:val="clear" w:color="auto" w:fill="auto"/>
            <w:noWrap/>
            <w:vAlign w:val="center"/>
            <w:hideMark/>
          </w:tcPr>
          <w:p w14:paraId="3EFA2E42" w14:textId="77777777" w:rsidR="00491899" w:rsidRPr="00841155" w:rsidRDefault="00491899" w:rsidP="00253403">
            <w:pPr>
              <w:pStyle w:val="table"/>
            </w:pPr>
            <w:r w:rsidRPr="00841155">
              <w:rPr>
                <w:rFonts w:hint="eastAsia"/>
              </w:rPr>
              <w:t>win</w:t>
            </w:r>
          </w:p>
        </w:tc>
        <w:tc>
          <w:tcPr>
            <w:tcW w:w="603" w:type="dxa"/>
            <w:shd w:val="clear" w:color="auto" w:fill="auto"/>
            <w:noWrap/>
            <w:vAlign w:val="center"/>
            <w:hideMark/>
          </w:tcPr>
          <w:p w14:paraId="1ECD82A7" w14:textId="77777777" w:rsidR="00491899" w:rsidRPr="00841155" w:rsidRDefault="00491899" w:rsidP="00253403">
            <w:pPr>
              <w:pStyle w:val="table"/>
            </w:pPr>
            <w:r w:rsidRPr="00841155">
              <w:rPr>
                <w:rFonts w:hint="eastAsia"/>
              </w:rPr>
              <w:t>lose</w:t>
            </w:r>
          </w:p>
        </w:tc>
      </w:tr>
      <w:tr w:rsidR="00491899" w:rsidRPr="00841155" w14:paraId="622B9A05" w14:textId="77777777" w:rsidTr="001568CE">
        <w:trPr>
          <w:trHeight w:val="288"/>
          <w:jc w:val="center"/>
        </w:trPr>
        <w:tc>
          <w:tcPr>
            <w:tcW w:w="736" w:type="dxa"/>
            <w:shd w:val="clear" w:color="auto" w:fill="auto"/>
            <w:noWrap/>
            <w:vAlign w:val="center"/>
            <w:hideMark/>
          </w:tcPr>
          <w:p w14:paraId="7C0AAF52" w14:textId="77777777" w:rsidR="00491899" w:rsidRPr="00841155" w:rsidRDefault="00491899" w:rsidP="00253403">
            <w:pPr>
              <w:pStyle w:val="table"/>
            </w:pPr>
            <w:r w:rsidRPr="00841155">
              <w:rPr>
                <w:rFonts w:hint="eastAsia"/>
              </w:rPr>
              <w:t>4</w:t>
            </w:r>
            <w:r>
              <w:t>-</w:t>
            </w:r>
            <w:r w:rsidRPr="00841155">
              <w:rPr>
                <w:rFonts w:hint="eastAsia"/>
              </w:rPr>
              <w:t>3</w:t>
            </w:r>
            <w:r>
              <w:t>-</w:t>
            </w:r>
            <w:r w:rsidRPr="00841155">
              <w:rPr>
                <w:rFonts w:hint="eastAsia"/>
              </w:rPr>
              <w:t>3</w:t>
            </w:r>
          </w:p>
        </w:tc>
        <w:tc>
          <w:tcPr>
            <w:tcW w:w="750" w:type="dxa"/>
            <w:shd w:val="clear" w:color="auto" w:fill="auto"/>
            <w:noWrap/>
            <w:vAlign w:val="center"/>
            <w:hideMark/>
          </w:tcPr>
          <w:p w14:paraId="40F4CED5" w14:textId="77777777" w:rsidR="00491899" w:rsidRPr="00841155" w:rsidRDefault="00491899" w:rsidP="00253403">
            <w:pPr>
              <w:pStyle w:val="table"/>
            </w:pPr>
            <w:r w:rsidRPr="00841155">
              <w:rPr>
                <w:rFonts w:hint="eastAsia"/>
              </w:rPr>
              <w:t>12</w:t>
            </w:r>
          </w:p>
        </w:tc>
        <w:tc>
          <w:tcPr>
            <w:tcW w:w="576" w:type="dxa"/>
            <w:shd w:val="clear" w:color="auto" w:fill="auto"/>
            <w:noWrap/>
            <w:vAlign w:val="center"/>
            <w:hideMark/>
          </w:tcPr>
          <w:p w14:paraId="0AAF868B" w14:textId="77777777" w:rsidR="00491899" w:rsidRPr="00841155" w:rsidRDefault="00491899" w:rsidP="00253403">
            <w:pPr>
              <w:pStyle w:val="table"/>
            </w:pPr>
            <w:r w:rsidRPr="00841155">
              <w:rPr>
                <w:rFonts w:hint="eastAsia"/>
              </w:rPr>
              <w:t>5</w:t>
            </w:r>
          </w:p>
        </w:tc>
        <w:tc>
          <w:tcPr>
            <w:tcW w:w="603" w:type="dxa"/>
            <w:shd w:val="clear" w:color="auto" w:fill="auto"/>
            <w:noWrap/>
            <w:vAlign w:val="center"/>
            <w:hideMark/>
          </w:tcPr>
          <w:p w14:paraId="0AC928B7" w14:textId="77777777" w:rsidR="00491899" w:rsidRPr="00841155" w:rsidRDefault="00491899" w:rsidP="00253403">
            <w:pPr>
              <w:pStyle w:val="table"/>
            </w:pPr>
            <w:r w:rsidRPr="00841155">
              <w:rPr>
                <w:rFonts w:hint="eastAsia"/>
              </w:rPr>
              <w:t>4</w:t>
            </w:r>
          </w:p>
        </w:tc>
      </w:tr>
      <w:tr w:rsidR="00491899" w:rsidRPr="00841155" w14:paraId="1257C23A" w14:textId="77777777" w:rsidTr="001568CE">
        <w:trPr>
          <w:trHeight w:val="288"/>
          <w:jc w:val="center"/>
        </w:trPr>
        <w:tc>
          <w:tcPr>
            <w:tcW w:w="736" w:type="dxa"/>
            <w:shd w:val="clear" w:color="auto" w:fill="auto"/>
            <w:noWrap/>
            <w:vAlign w:val="center"/>
            <w:hideMark/>
          </w:tcPr>
          <w:p w14:paraId="3DC08BBB" w14:textId="77777777" w:rsidR="00491899" w:rsidRPr="00841155" w:rsidRDefault="00491899" w:rsidP="00253403">
            <w:pPr>
              <w:pStyle w:val="table"/>
            </w:pPr>
            <w:r w:rsidRPr="00841155">
              <w:rPr>
                <w:rFonts w:hint="eastAsia"/>
              </w:rPr>
              <w:t>5</w:t>
            </w:r>
            <w:r>
              <w:t>-</w:t>
            </w:r>
            <w:r w:rsidRPr="00841155">
              <w:rPr>
                <w:rFonts w:hint="eastAsia"/>
              </w:rPr>
              <w:t>3</w:t>
            </w:r>
            <w:r>
              <w:t>-</w:t>
            </w:r>
            <w:r w:rsidRPr="00841155">
              <w:rPr>
                <w:rFonts w:hint="eastAsia"/>
              </w:rPr>
              <w:t>2</w:t>
            </w:r>
          </w:p>
        </w:tc>
        <w:tc>
          <w:tcPr>
            <w:tcW w:w="750" w:type="dxa"/>
            <w:shd w:val="clear" w:color="auto" w:fill="auto"/>
            <w:noWrap/>
            <w:vAlign w:val="center"/>
            <w:hideMark/>
          </w:tcPr>
          <w:p w14:paraId="1EBD5D93" w14:textId="77777777" w:rsidR="00491899" w:rsidRPr="00841155" w:rsidRDefault="00491899" w:rsidP="00253403">
            <w:pPr>
              <w:pStyle w:val="table"/>
            </w:pPr>
            <w:r w:rsidRPr="00841155">
              <w:rPr>
                <w:rFonts w:hint="eastAsia"/>
              </w:rPr>
              <w:t>5</w:t>
            </w:r>
          </w:p>
        </w:tc>
        <w:tc>
          <w:tcPr>
            <w:tcW w:w="576" w:type="dxa"/>
            <w:shd w:val="clear" w:color="auto" w:fill="auto"/>
            <w:noWrap/>
            <w:vAlign w:val="center"/>
            <w:hideMark/>
          </w:tcPr>
          <w:p w14:paraId="61BBA5AB" w14:textId="77777777" w:rsidR="00491899" w:rsidRPr="00841155" w:rsidRDefault="00491899" w:rsidP="00253403">
            <w:pPr>
              <w:pStyle w:val="table"/>
            </w:pPr>
            <w:r w:rsidRPr="00841155">
              <w:rPr>
                <w:rFonts w:hint="eastAsia"/>
              </w:rPr>
              <w:t>1</w:t>
            </w:r>
          </w:p>
        </w:tc>
        <w:tc>
          <w:tcPr>
            <w:tcW w:w="603" w:type="dxa"/>
            <w:shd w:val="clear" w:color="auto" w:fill="auto"/>
            <w:noWrap/>
            <w:vAlign w:val="center"/>
            <w:hideMark/>
          </w:tcPr>
          <w:p w14:paraId="76CF8615" w14:textId="77777777" w:rsidR="00491899" w:rsidRPr="00841155" w:rsidRDefault="00491899" w:rsidP="00253403">
            <w:pPr>
              <w:pStyle w:val="table"/>
            </w:pPr>
            <w:r w:rsidRPr="00841155">
              <w:rPr>
                <w:rFonts w:hint="eastAsia"/>
              </w:rPr>
              <w:t>3</w:t>
            </w:r>
          </w:p>
        </w:tc>
      </w:tr>
      <w:tr w:rsidR="00491899" w:rsidRPr="00841155" w14:paraId="7222122E" w14:textId="77777777" w:rsidTr="001568CE">
        <w:trPr>
          <w:trHeight w:val="288"/>
          <w:jc w:val="center"/>
        </w:trPr>
        <w:tc>
          <w:tcPr>
            <w:tcW w:w="736" w:type="dxa"/>
            <w:shd w:val="clear" w:color="auto" w:fill="auto"/>
            <w:noWrap/>
            <w:vAlign w:val="center"/>
            <w:hideMark/>
          </w:tcPr>
          <w:p w14:paraId="4BC2E271" w14:textId="77777777" w:rsidR="00491899" w:rsidRPr="00841155" w:rsidRDefault="00491899" w:rsidP="00253403">
            <w:pPr>
              <w:pStyle w:val="table"/>
            </w:pPr>
            <w:r w:rsidRPr="00841155">
              <w:rPr>
                <w:rFonts w:hint="eastAsia"/>
              </w:rPr>
              <w:t>4</w:t>
            </w:r>
            <w:r>
              <w:t>-</w:t>
            </w:r>
            <w:r w:rsidRPr="00841155">
              <w:rPr>
                <w:rFonts w:hint="eastAsia"/>
              </w:rPr>
              <w:t>4</w:t>
            </w:r>
            <w:r>
              <w:t>-</w:t>
            </w:r>
            <w:r w:rsidRPr="00841155">
              <w:rPr>
                <w:rFonts w:hint="eastAsia"/>
              </w:rPr>
              <w:t>2</w:t>
            </w:r>
          </w:p>
        </w:tc>
        <w:tc>
          <w:tcPr>
            <w:tcW w:w="750" w:type="dxa"/>
            <w:shd w:val="clear" w:color="auto" w:fill="auto"/>
            <w:noWrap/>
            <w:vAlign w:val="center"/>
            <w:hideMark/>
          </w:tcPr>
          <w:p w14:paraId="0E75EBCF" w14:textId="77777777" w:rsidR="00491899" w:rsidRPr="00841155" w:rsidRDefault="00491899" w:rsidP="00253403">
            <w:pPr>
              <w:pStyle w:val="table"/>
            </w:pPr>
            <w:r w:rsidRPr="00841155">
              <w:rPr>
                <w:rFonts w:hint="eastAsia"/>
              </w:rPr>
              <w:t>13</w:t>
            </w:r>
          </w:p>
        </w:tc>
        <w:tc>
          <w:tcPr>
            <w:tcW w:w="576" w:type="dxa"/>
            <w:shd w:val="clear" w:color="auto" w:fill="auto"/>
            <w:noWrap/>
            <w:vAlign w:val="center"/>
            <w:hideMark/>
          </w:tcPr>
          <w:p w14:paraId="5CE4271C" w14:textId="77777777" w:rsidR="00491899" w:rsidRPr="00841155" w:rsidRDefault="00491899" w:rsidP="00253403">
            <w:pPr>
              <w:pStyle w:val="table"/>
            </w:pPr>
            <w:r w:rsidRPr="00841155">
              <w:rPr>
                <w:rFonts w:hint="eastAsia"/>
              </w:rPr>
              <w:t>4</w:t>
            </w:r>
          </w:p>
        </w:tc>
        <w:tc>
          <w:tcPr>
            <w:tcW w:w="603" w:type="dxa"/>
            <w:shd w:val="clear" w:color="auto" w:fill="auto"/>
            <w:noWrap/>
            <w:vAlign w:val="center"/>
            <w:hideMark/>
          </w:tcPr>
          <w:p w14:paraId="37BD3EE1" w14:textId="77777777" w:rsidR="00491899" w:rsidRPr="00841155" w:rsidRDefault="00491899" w:rsidP="00253403">
            <w:pPr>
              <w:pStyle w:val="table"/>
            </w:pPr>
            <w:r w:rsidRPr="00841155">
              <w:rPr>
                <w:rFonts w:hint="eastAsia"/>
              </w:rPr>
              <w:t>4</w:t>
            </w:r>
          </w:p>
        </w:tc>
      </w:tr>
      <w:tr w:rsidR="00491899" w:rsidRPr="00841155" w14:paraId="54AA4829" w14:textId="77777777" w:rsidTr="001568CE">
        <w:trPr>
          <w:trHeight w:val="288"/>
          <w:jc w:val="center"/>
        </w:trPr>
        <w:tc>
          <w:tcPr>
            <w:tcW w:w="736" w:type="dxa"/>
            <w:shd w:val="clear" w:color="auto" w:fill="auto"/>
            <w:noWrap/>
            <w:vAlign w:val="center"/>
            <w:hideMark/>
          </w:tcPr>
          <w:p w14:paraId="202063C0" w14:textId="77777777" w:rsidR="00491899" w:rsidRPr="00841155" w:rsidRDefault="00491899" w:rsidP="00253403">
            <w:pPr>
              <w:pStyle w:val="table"/>
            </w:pPr>
            <w:r w:rsidRPr="00841155">
              <w:rPr>
                <w:rFonts w:hint="eastAsia"/>
              </w:rPr>
              <w:t>5</w:t>
            </w:r>
            <w:r>
              <w:t>-</w:t>
            </w:r>
            <w:r w:rsidRPr="00841155">
              <w:rPr>
                <w:rFonts w:hint="eastAsia"/>
              </w:rPr>
              <w:t>4</w:t>
            </w:r>
            <w:r>
              <w:t>-</w:t>
            </w:r>
            <w:r w:rsidRPr="00841155">
              <w:rPr>
                <w:rFonts w:hint="eastAsia"/>
              </w:rPr>
              <w:t>1</w:t>
            </w:r>
          </w:p>
        </w:tc>
        <w:tc>
          <w:tcPr>
            <w:tcW w:w="750" w:type="dxa"/>
            <w:shd w:val="clear" w:color="auto" w:fill="auto"/>
            <w:noWrap/>
            <w:vAlign w:val="center"/>
            <w:hideMark/>
          </w:tcPr>
          <w:p w14:paraId="159F8C1A" w14:textId="77777777" w:rsidR="00491899" w:rsidRPr="00841155" w:rsidRDefault="00491899" w:rsidP="00253403">
            <w:pPr>
              <w:pStyle w:val="table"/>
            </w:pPr>
            <w:r w:rsidRPr="00841155">
              <w:rPr>
                <w:rFonts w:hint="eastAsia"/>
              </w:rPr>
              <w:t>2</w:t>
            </w:r>
          </w:p>
        </w:tc>
        <w:tc>
          <w:tcPr>
            <w:tcW w:w="576" w:type="dxa"/>
            <w:shd w:val="clear" w:color="auto" w:fill="auto"/>
            <w:noWrap/>
            <w:vAlign w:val="center"/>
            <w:hideMark/>
          </w:tcPr>
          <w:p w14:paraId="24CE82A3" w14:textId="77777777" w:rsidR="00491899" w:rsidRPr="00841155" w:rsidRDefault="00491899" w:rsidP="00253403">
            <w:pPr>
              <w:pStyle w:val="table"/>
            </w:pPr>
            <w:r w:rsidRPr="00841155">
              <w:rPr>
                <w:rFonts w:hint="eastAsia"/>
              </w:rPr>
              <w:t>1</w:t>
            </w:r>
          </w:p>
        </w:tc>
        <w:tc>
          <w:tcPr>
            <w:tcW w:w="603" w:type="dxa"/>
            <w:shd w:val="clear" w:color="auto" w:fill="auto"/>
            <w:noWrap/>
            <w:vAlign w:val="center"/>
            <w:hideMark/>
          </w:tcPr>
          <w:p w14:paraId="21765BBE" w14:textId="77777777" w:rsidR="00491899" w:rsidRPr="00841155" w:rsidRDefault="00491899" w:rsidP="00253403">
            <w:pPr>
              <w:pStyle w:val="table"/>
            </w:pPr>
            <w:r w:rsidRPr="00841155">
              <w:rPr>
                <w:rFonts w:hint="eastAsia"/>
              </w:rPr>
              <w:t>1</w:t>
            </w:r>
          </w:p>
        </w:tc>
      </w:tr>
      <w:tr w:rsidR="00491899" w:rsidRPr="00841155" w14:paraId="7F2935B1" w14:textId="77777777" w:rsidTr="001568CE">
        <w:trPr>
          <w:trHeight w:val="288"/>
          <w:jc w:val="center"/>
        </w:trPr>
        <w:tc>
          <w:tcPr>
            <w:tcW w:w="736" w:type="dxa"/>
            <w:shd w:val="clear" w:color="auto" w:fill="auto"/>
            <w:noWrap/>
            <w:vAlign w:val="center"/>
            <w:hideMark/>
          </w:tcPr>
          <w:p w14:paraId="239F3951" w14:textId="77777777" w:rsidR="00491899" w:rsidRPr="00841155" w:rsidRDefault="00491899" w:rsidP="00253403">
            <w:pPr>
              <w:pStyle w:val="table"/>
            </w:pPr>
            <w:r w:rsidRPr="00841155">
              <w:rPr>
                <w:rFonts w:hint="eastAsia"/>
              </w:rPr>
              <w:t>4</w:t>
            </w:r>
            <w:r>
              <w:t>-</w:t>
            </w:r>
            <w:r w:rsidRPr="00841155">
              <w:rPr>
                <w:rFonts w:hint="eastAsia"/>
              </w:rPr>
              <w:t>5</w:t>
            </w:r>
            <w:r>
              <w:t>-</w:t>
            </w:r>
            <w:r w:rsidRPr="00841155">
              <w:rPr>
                <w:rFonts w:hint="eastAsia"/>
              </w:rPr>
              <w:t>1</w:t>
            </w:r>
          </w:p>
        </w:tc>
        <w:tc>
          <w:tcPr>
            <w:tcW w:w="750" w:type="dxa"/>
            <w:shd w:val="clear" w:color="auto" w:fill="auto"/>
            <w:noWrap/>
            <w:vAlign w:val="center"/>
            <w:hideMark/>
          </w:tcPr>
          <w:p w14:paraId="2E66ABE6" w14:textId="77777777" w:rsidR="00491899" w:rsidRPr="00841155" w:rsidRDefault="00491899" w:rsidP="00253403">
            <w:pPr>
              <w:pStyle w:val="table"/>
            </w:pPr>
            <w:r w:rsidRPr="00841155">
              <w:rPr>
                <w:rFonts w:hint="eastAsia"/>
              </w:rPr>
              <w:t>5</w:t>
            </w:r>
          </w:p>
        </w:tc>
        <w:tc>
          <w:tcPr>
            <w:tcW w:w="576" w:type="dxa"/>
            <w:shd w:val="clear" w:color="auto" w:fill="auto"/>
            <w:noWrap/>
            <w:vAlign w:val="center"/>
            <w:hideMark/>
          </w:tcPr>
          <w:p w14:paraId="33DD575E" w14:textId="77777777" w:rsidR="00491899" w:rsidRPr="00841155" w:rsidRDefault="00491899" w:rsidP="00253403">
            <w:pPr>
              <w:pStyle w:val="table"/>
            </w:pPr>
            <w:r w:rsidRPr="00841155">
              <w:rPr>
                <w:rFonts w:hint="eastAsia"/>
              </w:rPr>
              <w:t>1</w:t>
            </w:r>
          </w:p>
        </w:tc>
        <w:tc>
          <w:tcPr>
            <w:tcW w:w="603" w:type="dxa"/>
            <w:shd w:val="clear" w:color="auto" w:fill="auto"/>
            <w:noWrap/>
            <w:vAlign w:val="center"/>
            <w:hideMark/>
          </w:tcPr>
          <w:p w14:paraId="4D6D8F8F" w14:textId="77777777" w:rsidR="00491899" w:rsidRPr="00841155" w:rsidRDefault="00491899" w:rsidP="00253403">
            <w:pPr>
              <w:pStyle w:val="table"/>
            </w:pPr>
            <w:r w:rsidRPr="00841155">
              <w:rPr>
                <w:rFonts w:hint="eastAsia"/>
              </w:rPr>
              <w:t>3</w:t>
            </w:r>
          </w:p>
        </w:tc>
      </w:tr>
      <w:tr w:rsidR="00491899" w:rsidRPr="00841155" w14:paraId="56B4FEAB" w14:textId="77777777" w:rsidTr="001568CE">
        <w:trPr>
          <w:trHeight w:val="288"/>
          <w:jc w:val="center"/>
        </w:trPr>
        <w:tc>
          <w:tcPr>
            <w:tcW w:w="736" w:type="dxa"/>
            <w:shd w:val="clear" w:color="auto" w:fill="auto"/>
            <w:noWrap/>
            <w:vAlign w:val="center"/>
            <w:hideMark/>
          </w:tcPr>
          <w:p w14:paraId="6AFDB1D9" w14:textId="77777777" w:rsidR="00491899" w:rsidRPr="00841155" w:rsidRDefault="00491899" w:rsidP="00253403">
            <w:pPr>
              <w:pStyle w:val="table"/>
            </w:pPr>
            <w:r w:rsidRPr="00841155">
              <w:rPr>
                <w:rFonts w:hint="eastAsia"/>
              </w:rPr>
              <w:t>4</w:t>
            </w:r>
            <w:r>
              <w:t>-</w:t>
            </w:r>
            <w:r w:rsidRPr="00841155">
              <w:rPr>
                <w:rFonts w:hint="eastAsia"/>
              </w:rPr>
              <w:t>2</w:t>
            </w:r>
            <w:r>
              <w:t>-</w:t>
            </w:r>
            <w:r w:rsidRPr="00841155">
              <w:rPr>
                <w:rFonts w:hint="eastAsia"/>
              </w:rPr>
              <w:t>4</w:t>
            </w:r>
          </w:p>
        </w:tc>
        <w:tc>
          <w:tcPr>
            <w:tcW w:w="750" w:type="dxa"/>
            <w:shd w:val="clear" w:color="auto" w:fill="auto"/>
            <w:noWrap/>
            <w:vAlign w:val="center"/>
            <w:hideMark/>
          </w:tcPr>
          <w:p w14:paraId="219CB710" w14:textId="77777777" w:rsidR="00491899" w:rsidRPr="00841155" w:rsidRDefault="00491899" w:rsidP="00253403">
            <w:pPr>
              <w:pStyle w:val="table"/>
            </w:pPr>
            <w:r w:rsidRPr="00841155">
              <w:rPr>
                <w:rFonts w:hint="eastAsia"/>
              </w:rPr>
              <w:t>1</w:t>
            </w:r>
          </w:p>
        </w:tc>
        <w:tc>
          <w:tcPr>
            <w:tcW w:w="576" w:type="dxa"/>
            <w:shd w:val="clear" w:color="auto" w:fill="auto"/>
            <w:noWrap/>
            <w:vAlign w:val="center"/>
            <w:hideMark/>
          </w:tcPr>
          <w:p w14:paraId="1427A394" w14:textId="77777777" w:rsidR="00491899" w:rsidRPr="00841155" w:rsidRDefault="00491899" w:rsidP="00253403">
            <w:pPr>
              <w:pStyle w:val="table"/>
            </w:pPr>
            <w:r w:rsidRPr="00841155">
              <w:rPr>
                <w:rFonts w:hint="eastAsia"/>
              </w:rPr>
              <w:t>0</w:t>
            </w:r>
          </w:p>
        </w:tc>
        <w:tc>
          <w:tcPr>
            <w:tcW w:w="603" w:type="dxa"/>
            <w:shd w:val="clear" w:color="auto" w:fill="auto"/>
            <w:noWrap/>
            <w:vAlign w:val="center"/>
            <w:hideMark/>
          </w:tcPr>
          <w:p w14:paraId="4FBB122C" w14:textId="77777777" w:rsidR="00491899" w:rsidRPr="00841155" w:rsidRDefault="00491899" w:rsidP="00253403">
            <w:pPr>
              <w:pStyle w:val="table"/>
            </w:pPr>
            <w:r w:rsidRPr="00841155">
              <w:rPr>
                <w:rFonts w:hint="eastAsia"/>
              </w:rPr>
              <w:t>0</w:t>
            </w:r>
          </w:p>
        </w:tc>
      </w:tr>
    </w:tbl>
    <w:p w14:paraId="789ADA68" w14:textId="62945024" w:rsidR="00491899" w:rsidRDefault="00491899" w:rsidP="000427C7">
      <w:pPr>
        <w:ind w:firstLine="511"/>
      </w:pPr>
      <w:r>
        <w:rPr>
          <w:rFonts w:hint="eastAsia"/>
        </w:rPr>
        <w:t>W</w:t>
      </w:r>
      <w:r>
        <w:t>e calculate the number of</w:t>
      </w:r>
      <w:del w:id="232" w:author="向 佳雯" w:date="2020-02-17T22:00:00Z">
        <w:r w:rsidDel="004124E8">
          <w:delText xml:space="preserve"> defender</w:delText>
        </w:r>
      </w:del>
      <w:r>
        <w:t xml:space="preserve"> defenders, </w:t>
      </w:r>
      <w:r w:rsidRPr="0034195A">
        <w:t>midfielder</w:t>
      </w:r>
      <w:r>
        <w:t>,</w:t>
      </w:r>
      <w:r w:rsidRPr="0034195A">
        <w:t xml:space="preserve"> </w:t>
      </w:r>
      <w:r>
        <w:t>forwards in all 38 matches for each team. Table above shows Huskies formation data.</w:t>
      </w:r>
      <w:r w:rsidR="00343F78">
        <w:t xml:space="preserve"> </w:t>
      </w:r>
      <w:r w:rsidR="00343F78">
        <w:rPr>
          <w:rFonts w:hint="eastAsia"/>
        </w:rPr>
        <w:t>Ties</w:t>
      </w:r>
      <w:r w:rsidR="00343F78">
        <w:t xml:space="preserve"> are neglected. </w:t>
      </w:r>
    </w:p>
    <w:p w14:paraId="67B9C463" w14:textId="2C1148D1" w:rsidR="00491899" w:rsidRDefault="00491899" w:rsidP="000427C7">
      <w:pPr>
        <w:ind w:firstLine="511"/>
      </w:pPr>
      <w:r>
        <w:t xml:space="preserve">In soccer, a team formation </w:t>
      </w:r>
      <w:r w:rsidR="00F53442">
        <w:t xml:space="preserve">is </w:t>
      </w:r>
      <w:r>
        <w:t>usually writ</w:t>
      </w:r>
      <w:r w:rsidR="00F53442">
        <w:t>ten</w:t>
      </w:r>
      <w:r>
        <w:t xml:space="preserve"> like x-y-z, where x, y, z are all digits, </w:t>
      </w:r>
      <w:del w:id="233" w:author="向 佳雯" w:date="2020-02-17T22:01:00Z">
        <w:r w:rsidDel="004124E8">
          <w:lastRenderedPageBreak/>
          <w:delText xml:space="preserve">meaning </w:delText>
        </w:r>
      </w:del>
      <w:ins w:id="234" w:author="向 佳雯" w:date="2020-02-17T22:01:00Z">
        <w:r w:rsidR="004124E8">
          <w:t xml:space="preserve">which means that the </w:t>
        </w:r>
      </w:ins>
      <w:r>
        <w:t xml:space="preserve">number of defenders is x, </w:t>
      </w:r>
      <w:ins w:id="235" w:author="向 佳雯" w:date="2020-02-17T22:02:00Z">
        <w:r w:rsidR="004124E8">
          <w:t xml:space="preserve">the </w:t>
        </w:r>
      </w:ins>
      <w:r>
        <w:t xml:space="preserve">number of midfielders is y and </w:t>
      </w:r>
      <w:ins w:id="236" w:author="向 佳雯" w:date="2020-02-17T22:02:00Z">
        <w:r w:rsidR="004124E8">
          <w:t xml:space="preserve">the </w:t>
        </w:r>
      </w:ins>
      <w:r>
        <w:t xml:space="preserve">number of </w:t>
      </w:r>
      <w:r w:rsidR="00F53442">
        <w:t>forwards</w:t>
      </w:r>
      <w:r>
        <w:t xml:space="preserve"> is z.</w:t>
      </w:r>
    </w:p>
    <w:p w14:paraId="5CAFE680" w14:textId="013C8E16" w:rsidR="00491899" w:rsidRDefault="00491899" w:rsidP="000427C7">
      <w:pPr>
        <w:ind w:firstLine="511"/>
      </w:pPr>
      <w:del w:id="237" w:author="向 佳雯" w:date="2020-02-17T22:02:00Z">
        <w:r w:rsidDel="004124E8">
          <w:delText xml:space="preserve">Denote </w:delText>
        </w:r>
      </w:del>
      <w:r w:rsidR="000B6BE7">
        <w:t>It is denoted</w:t>
      </w:r>
      <w:ins w:id="238" w:author="向 佳雯" w:date="2020-02-17T22:02:00Z">
        <w:r w:rsidR="004124E8">
          <w:t xml:space="preserve"> </w:t>
        </w:r>
      </w:ins>
      <w:r>
        <w:t xml:space="preserve">that we only count the formation team used in the beginning of each match. </w:t>
      </w:r>
      <w:del w:id="239" w:author="向 佳雯" w:date="2020-02-17T22:02:00Z">
        <w:r w:rsidDel="004124E8">
          <w:delText xml:space="preserve">Did </w:delText>
        </w:r>
      </w:del>
      <w:ins w:id="240" w:author="向 佳雯" w:date="2020-02-17T22:02:00Z">
        <w:r w:rsidR="004124E8">
          <w:t>We d</w:t>
        </w:r>
      </w:ins>
      <w:r w:rsidR="00F9282C">
        <w:t>o</w:t>
      </w:r>
      <w:ins w:id="241" w:author="向 佳雯" w:date="2020-02-17T22:02:00Z">
        <w:r w:rsidR="004124E8">
          <w:t xml:space="preserve"> </w:t>
        </w:r>
      </w:ins>
      <w:r>
        <w:t>not concern</w:t>
      </w:r>
      <w:del w:id="242" w:author="向 佳雯" w:date="2020-02-17T22:02:00Z">
        <w:r w:rsidDel="004124E8">
          <w:delText>s</w:delText>
        </w:r>
      </w:del>
      <w:r>
        <w:t xml:space="preserve"> </w:t>
      </w:r>
      <w:r w:rsidR="00364A73">
        <w:t>the influence of</w:t>
      </w:r>
      <w:r>
        <w:t xml:space="preserve"> </w:t>
      </w:r>
      <w:r w:rsidRPr="00406500">
        <w:t>substitution</w:t>
      </w:r>
      <w:r>
        <w:t>s.</w:t>
      </w:r>
    </w:p>
    <w:p w14:paraId="632AA2DA" w14:textId="410B50C1" w:rsidR="00491899" w:rsidRPr="00E1173D" w:rsidRDefault="00491899" w:rsidP="000427C7">
      <w:pPr>
        <w:ind w:firstLine="511"/>
      </w:pPr>
      <w:r>
        <w:rPr>
          <w:rFonts w:hint="eastAsia"/>
        </w:rPr>
        <w:t>H</w:t>
      </w:r>
      <w:r>
        <w:t xml:space="preserve">ere is a significant problem about opponent teams’ data. We have only two matches data </w:t>
      </w:r>
      <w:del w:id="243" w:author="向 佳雯" w:date="2020-02-17T22:03:00Z">
        <w:r w:rsidDel="004124E8">
          <w:delText xml:space="preserve">for </w:delText>
        </w:r>
      </w:del>
      <w:ins w:id="244" w:author="向 佳雯" w:date="2020-02-17T22:03:00Z">
        <w:r w:rsidR="004124E8">
          <w:t>of</w:t>
        </w:r>
      </w:ins>
      <w:r w:rsidR="00EB06DE">
        <w:t xml:space="preserve"> </w:t>
      </w:r>
      <w:r>
        <w:t xml:space="preserve">one specific opponent team and both matches are against Huskies. </w:t>
      </w:r>
      <w:r w:rsidRPr="00A13CE3">
        <w:t>It's difficult to accurately measure other teams' indicators with a small amount of data</w:t>
      </w:r>
      <w:r>
        <w:t xml:space="preserve">. The </w:t>
      </w:r>
      <w:del w:id="245" w:author="向 佳雯" w:date="2020-02-17T22:04:00Z">
        <w:r w:rsidDel="004124E8">
          <w:delText xml:space="preserve">short </w:delText>
        </w:r>
      </w:del>
      <w:ins w:id="246" w:author="向 佳雯" w:date="2020-02-17T22:04:00Z">
        <w:r w:rsidR="004124E8">
          <w:t xml:space="preserve">insufficient </w:t>
        </w:r>
      </w:ins>
      <w:r>
        <w:t>data includes passing and dueling data mentioned above, also the</w:t>
      </w:r>
      <w:ins w:id="247" w:author="向 佳雯" w:date="2020-02-17T22:05:00Z">
        <w:r w:rsidR="004124E8">
          <w:t xml:space="preserve"> data about</w:t>
        </w:r>
      </w:ins>
      <w:r>
        <w:t xml:space="preserve"> </w:t>
      </w:r>
      <w:r>
        <w:rPr>
          <w:rFonts w:hint="eastAsia"/>
        </w:rPr>
        <w:t>team</w:t>
      </w:r>
      <w:r>
        <w:t xml:space="preserve"> formation</w:t>
      </w:r>
      <w:ins w:id="248" w:author="向 佳雯" w:date="2020-02-17T22:05:00Z">
        <w:r w:rsidR="004124E8">
          <w:t>s</w:t>
        </w:r>
      </w:ins>
      <w:r>
        <w:t xml:space="preserve"> discussing now, </w:t>
      </w:r>
      <w:commentRangeStart w:id="249"/>
      <w:r>
        <w:t>and other data</w:t>
      </w:r>
      <w:commentRangeEnd w:id="249"/>
      <w:r w:rsidR="00063B63">
        <w:rPr>
          <w:rStyle w:val="aa"/>
        </w:rPr>
        <w:commentReference w:id="249"/>
      </w:r>
      <w:r w:rsidR="005C1AC8">
        <w:t xml:space="preserve"> mentioned later.</w:t>
      </w:r>
      <w:del w:id="250" w:author="向 佳雯" w:date="2020-02-17T22:06:00Z">
        <w:r w:rsidDel="004124E8">
          <w:delText>followed.</w:delText>
        </w:r>
      </w:del>
    </w:p>
    <w:p w14:paraId="75B663AD" w14:textId="60B77D22" w:rsidR="00491899" w:rsidRDefault="00491899" w:rsidP="000427C7">
      <w:pPr>
        <w:pStyle w:val="2"/>
        <w:spacing w:before="35"/>
      </w:pPr>
      <w:bookmarkStart w:id="251" w:name="_Toc32705051"/>
      <w:bookmarkStart w:id="252" w:name="_Toc32879654"/>
      <w:r>
        <w:t>Side Data</w:t>
      </w:r>
      <w:bookmarkEnd w:id="251"/>
      <w:bookmarkEnd w:id="252"/>
    </w:p>
    <w:p w14:paraId="711AE5EC" w14:textId="77777777" w:rsidR="00491899" w:rsidRDefault="00491899" w:rsidP="00253403">
      <w:pPr>
        <w:pStyle w:val="table"/>
      </w:pPr>
      <w:bookmarkStart w:id="253" w:name="_Ref32718659"/>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9</w:t>
      </w:r>
      <w:r w:rsidR="00DE49B6">
        <w:rPr>
          <w:noProof/>
        </w:rPr>
        <w:fldChar w:fldCharType="end"/>
      </w:r>
      <w:r>
        <w:t xml:space="preserve"> : Huskies side data</w:t>
      </w:r>
      <w:bookmarkEnd w:id="253"/>
    </w:p>
    <w:tbl>
      <w:tblPr>
        <w:tblW w:w="4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220"/>
        <w:gridCol w:w="640"/>
        <w:gridCol w:w="1120"/>
      </w:tblGrid>
      <w:tr w:rsidR="00491899" w:rsidRPr="00F95F8B" w14:paraId="35D979FB" w14:textId="77777777" w:rsidTr="001568CE">
        <w:trPr>
          <w:trHeight w:val="288"/>
          <w:jc w:val="center"/>
        </w:trPr>
        <w:tc>
          <w:tcPr>
            <w:tcW w:w="1180" w:type="dxa"/>
            <w:shd w:val="clear" w:color="auto" w:fill="auto"/>
            <w:noWrap/>
            <w:vAlign w:val="bottom"/>
            <w:hideMark/>
          </w:tcPr>
          <w:p w14:paraId="2FF3752A" w14:textId="77777777" w:rsidR="00491899" w:rsidRPr="00F95F8B" w:rsidRDefault="00491899" w:rsidP="00253403">
            <w:pPr>
              <w:pStyle w:val="table"/>
            </w:pPr>
            <w:r>
              <w:t>Side</w:t>
            </w:r>
          </w:p>
        </w:tc>
        <w:tc>
          <w:tcPr>
            <w:tcW w:w="1220" w:type="dxa"/>
            <w:shd w:val="clear" w:color="auto" w:fill="auto"/>
            <w:noWrap/>
            <w:vAlign w:val="bottom"/>
            <w:hideMark/>
          </w:tcPr>
          <w:p w14:paraId="29E28B6D" w14:textId="77777777" w:rsidR="00491899" w:rsidRPr="00F95F8B" w:rsidRDefault="00491899" w:rsidP="00253403">
            <w:pPr>
              <w:pStyle w:val="table"/>
            </w:pPr>
            <w:r>
              <w:t>W</w:t>
            </w:r>
            <w:r w:rsidRPr="00F95F8B">
              <w:rPr>
                <w:rFonts w:hint="eastAsia"/>
              </w:rPr>
              <w:t>in</w:t>
            </w:r>
          </w:p>
        </w:tc>
        <w:tc>
          <w:tcPr>
            <w:tcW w:w="640" w:type="dxa"/>
            <w:shd w:val="clear" w:color="auto" w:fill="auto"/>
            <w:noWrap/>
            <w:vAlign w:val="bottom"/>
            <w:hideMark/>
          </w:tcPr>
          <w:p w14:paraId="730B8CCB" w14:textId="77777777" w:rsidR="00491899" w:rsidRPr="00F95F8B" w:rsidRDefault="00491899" w:rsidP="00253403">
            <w:pPr>
              <w:pStyle w:val="table"/>
            </w:pPr>
            <w:r>
              <w:t>T</w:t>
            </w:r>
            <w:r w:rsidRPr="00F95F8B">
              <w:rPr>
                <w:rFonts w:hint="eastAsia"/>
              </w:rPr>
              <w:t>ie</w:t>
            </w:r>
          </w:p>
        </w:tc>
        <w:tc>
          <w:tcPr>
            <w:tcW w:w="1120" w:type="dxa"/>
            <w:shd w:val="clear" w:color="auto" w:fill="auto"/>
            <w:noWrap/>
            <w:vAlign w:val="bottom"/>
            <w:hideMark/>
          </w:tcPr>
          <w:p w14:paraId="1D252A6E" w14:textId="77777777" w:rsidR="00491899" w:rsidRPr="00F95F8B" w:rsidRDefault="00491899" w:rsidP="00253403">
            <w:pPr>
              <w:pStyle w:val="table"/>
            </w:pPr>
            <w:r>
              <w:t>L</w:t>
            </w:r>
            <w:r w:rsidRPr="00F95F8B">
              <w:rPr>
                <w:rFonts w:hint="eastAsia"/>
              </w:rPr>
              <w:t>oss</w:t>
            </w:r>
          </w:p>
        </w:tc>
      </w:tr>
      <w:tr w:rsidR="00491899" w:rsidRPr="00F95F8B" w14:paraId="1CE86F12" w14:textId="77777777" w:rsidTr="001568CE">
        <w:trPr>
          <w:trHeight w:val="288"/>
          <w:jc w:val="center"/>
        </w:trPr>
        <w:tc>
          <w:tcPr>
            <w:tcW w:w="1180" w:type="dxa"/>
            <w:shd w:val="clear" w:color="auto" w:fill="auto"/>
            <w:noWrap/>
            <w:vAlign w:val="bottom"/>
            <w:hideMark/>
          </w:tcPr>
          <w:p w14:paraId="7329589D" w14:textId="77777777" w:rsidR="00491899" w:rsidRPr="00F95F8B" w:rsidRDefault="00491899" w:rsidP="00253403">
            <w:pPr>
              <w:pStyle w:val="table"/>
            </w:pPr>
            <w:r>
              <w:t>H</w:t>
            </w:r>
            <w:r w:rsidRPr="00F95F8B">
              <w:rPr>
                <w:rFonts w:hint="eastAsia"/>
              </w:rPr>
              <w:t>ome</w:t>
            </w:r>
          </w:p>
        </w:tc>
        <w:tc>
          <w:tcPr>
            <w:tcW w:w="1220" w:type="dxa"/>
            <w:shd w:val="clear" w:color="auto" w:fill="auto"/>
            <w:noWrap/>
            <w:vAlign w:val="bottom"/>
            <w:hideMark/>
          </w:tcPr>
          <w:p w14:paraId="1439755A" w14:textId="77777777" w:rsidR="00491899" w:rsidRPr="00F95F8B" w:rsidRDefault="00491899" w:rsidP="00253403">
            <w:pPr>
              <w:pStyle w:val="table"/>
            </w:pPr>
            <w:r w:rsidRPr="00F95F8B">
              <w:rPr>
                <w:rFonts w:hint="eastAsia"/>
              </w:rPr>
              <w:t>10</w:t>
            </w:r>
          </w:p>
        </w:tc>
        <w:tc>
          <w:tcPr>
            <w:tcW w:w="640" w:type="dxa"/>
            <w:shd w:val="clear" w:color="auto" w:fill="auto"/>
            <w:noWrap/>
            <w:vAlign w:val="bottom"/>
            <w:hideMark/>
          </w:tcPr>
          <w:p w14:paraId="7B57A9FA" w14:textId="77777777" w:rsidR="00491899" w:rsidRPr="00F95F8B" w:rsidRDefault="00491899" w:rsidP="00253403">
            <w:pPr>
              <w:pStyle w:val="table"/>
            </w:pPr>
            <w:r w:rsidRPr="00F95F8B">
              <w:rPr>
                <w:rFonts w:hint="eastAsia"/>
              </w:rPr>
              <w:t>4</w:t>
            </w:r>
          </w:p>
        </w:tc>
        <w:tc>
          <w:tcPr>
            <w:tcW w:w="1120" w:type="dxa"/>
            <w:shd w:val="clear" w:color="auto" w:fill="auto"/>
            <w:noWrap/>
            <w:vAlign w:val="bottom"/>
            <w:hideMark/>
          </w:tcPr>
          <w:p w14:paraId="6D20C312" w14:textId="77777777" w:rsidR="00491899" w:rsidRPr="00F95F8B" w:rsidRDefault="00491899" w:rsidP="00253403">
            <w:pPr>
              <w:pStyle w:val="table"/>
            </w:pPr>
            <w:r w:rsidRPr="00F95F8B">
              <w:rPr>
                <w:rFonts w:hint="eastAsia"/>
              </w:rPr>
              <w:t>5</w:t>
            </w:r>
          </w:p>
        </w:tc>
      </w:tr>
      <w:tr w:rsidR="00491899" w:rsidRPr="00F95F8B" w14:paraId="1B5ACE95" w14:textId="77777777" w:rsidTr="001568CE">
        <w:trPr>
          <w:trHeight w:val="288"/>
          <w:jc w:val="center"/>
        </w:trPr>
        <w:tc>
          <w:tcPr>
            <w:tcW w:w="1180" w:type="dxa"/>
            <w:shd w:val="clear" w:color="auto" w:fill="auto"/>
            <w:noWrap/>
            <w:vAlign w:val="bottom"/>
            <w:hideMark/>
          </w:tcPr>
          <w:p w14:paraId="1BF9BDD0" w14:textId="77777777" w:rsidR="00491899" w:rsidRPr="00F95F8B" w:rsidRDefault="00491899" w:rsidP="00253403">
            <w:pPr>
              <w:pStyle w:val="table"/>
            </w:pPr>
            <w:r>
              <w:t>A</w:t>
            </w:r>
            <w:r w:rsidRPr="00F95F8B">
              <w:rPr>
                <w:rFonts w:hint="eastAsia"/>
              </w:rPr>
              <w:t>way</w:t>
            </w:r>
          </w:p>
        </w:tc>
        <w:tc>
          <w:tcPr>
            <w:tcW w:w="1220" w:type="dxa"/>
            <w:shd w:val="clear" w:color="auto" w:fill="auto"/>
            <w:noWrap/>
            <w:vAlign w:val="bottom"/>
            <w:hideMark/>
          </w:tcPr>
          <w:p w14:paraId="56F397D9" w14:textId="77777777" w:rsidR="00491899" w:rsidRPr="00F95F8B" w:rsidRDefault="00491899" w:rsidP="00253403">
            <w:pPr>
              <w:pStyle w:val="table"/>
            </w:pPr>
            <w:r w:rsidRPr="00F95F8B">
              <w:rPr>
                <w:rFonts w:hint="eastAsia"/>
              </w:rPr>
              <w:t>3</w:t>
            </w:r>
          </w:p>
        </w:tc>
        <w:tc>
          <w:tcPr>
            <w:tcW w:w="640" w:type="dxa"/>
            <w:shd w:val="clear" w:color="auto" w:fill="auto"/>
            <w:noWrap/>
            <w:vAlign w:val="bottom"/>
            <w:hideMark/>
          </w:tcPr>
          <w:p w14:paraId="5A153E04" w14:textId="77777777" w:rsidR="00491899" w:rsidRPr="00F95F8B" w:rsidRDefault="00491899" w:rsidP="00253403">
            <w:pPr>
              <w:pStyle w:val="table"/>
            </w:pPr>
            <w:r w:rsidRPr="00F95F8B">
              <w:rPr>
                <w:rFonts w:hint="eastAsia"/>
              </w:rPr>
              <w:t>6</w:t>
            </w:r>
          </w:p>
        </w:tc>
        <w:tc>
          <w:tcPr>
            <w:tcW w:w="1120" w:type="dxa"/>
            <w:shd w:val="clear" w:color="auto" w:fill="auto"/>
            <w:noWrap/>
            <w:vAlign w:val="bottom"/>
            <w:hideMark/>
          </w:tcPr>
          <w:p w14:paraId="7BF905A7" w14:textId="77777777" w:rsidR="00491899" w:rsidRPr="00F95F8B" w:rsidRDefault="00491899" w:rsidP="00253403">
            <w:pPr>
              <w:pStyle w:val="table"/>
            </w:pPr>
            <w:r w:rsidRPr="00F95F8B">
              <w:rPr>
                <w:rFonts w:hint="eastAsia"/>
              </w:rPr>
              <w:t>10</w:t>
            </w:r>
          </w:p>
        </w:tc>
      </w:tr>
    </w:tbl>
    <w:p w14:paraId="05B3E7CC" w14:textId="752EF93E" w:rsidR="00491899" w:rsidRDefault="00491899" w:rsidP="000427C7">
      <w:pPr>
        <w:ind w:firstLine="511"/>
      </w:pPr>
      <w:r>
        <w:t>In this part we count the result of each team in different side. From this example table, we see Huskies won</w:t>
      </w:r>
      <w:r w:rsidR="00E936CF">
        <w:t xml:space="preserve"> </w:t>
      </w:r>
      <w:r w:rsidR="00E936CF">
        <w:rPr>
          <w:rFonts w:hint="eastAsia"/>
        </w:rPr>
        <w:t>t</w:t>
      </w:r>
      <w:r w:rsidR="00E936CF">
        <w:t>en times home side while three</w:t>
      </w:r>
      <w:r w:rsidR="00F75C78">
        <w:t xml:space="preserve"> time away.</w:t>
      </w:r>
    </w:p>
    <w:p w14:paraId="09DE41F8" w14:textId="5E64ED52" w:rsidR="003F1EE0" w:rsidRDefault="003F1EE0" w:rsidP="000427C7">
      <w:pPr>
        <w:ind w:firstLine="511"/>
      </w:pPr>
      <w:r>
        <w:rPr>
          <w:rFonts w:hint="eastAsia"/>
        </w:rPr>
        <w:t>T</w:t>
      </w:r>
      <w:r>
        <w:t>-test shows that they</w:t>
      </w:r>
      <w:r w:rsidR="00FB4A0C">
        <w:t xml:space="preserve"> </w:t>
      </w:r>
      <w:r w:rsidR="00FB4A0C">
        <w:rPr>
          <w:rFonts w:hint="eastAsia"/>
        </w:rPr>
        <w:t>have</w:t>
      </w:r>
      <w:r w:rsidR="00FB4A0C">
        <w:t xml:space="preserve"> more possibility to</w:t>
      </w:r>
      <w:r w:rsidR="001D422E">
        <w:t xml:space="preserve"> win</w:t>
      </w:r>
      <w:r w:rsidR="00DA3663">
        <w:t xml:space="preserve"> at home than </w:t>
      </w:r>
      <w:r>
        <w:t xml:space="preserve">away from home, with </w:t>
      </w:r>
      <m:oMath>
        <m:r>
          <m:rPr>
            <m:sty m:val="p"/>
          </m:rPr>
          <w:rPr>
            <w:rFonts w:ascii="Cambria Math" w:hAnsi="Cambria Math"/>
          </w:rPr>
          <m:t>p&lt;0.01</m:t>
        </m:r>
      </m:oMath>
      <w:r w:rsidR="004B433F">
        <w:t>.</w:t>
      </w:r>
    </w:p>
    <w:p w14:paraId="61D04364" w14:textId="465065FD" w:rsidR="00491899" w:rsidRDefault="00491899" w:rsidP="000427C7">
      <w:pPr>
        <w:pStyle w:val="2"/>
        <w:spacing w:before="35"/>
      </w:pPr>
      <w:bookmarkStart w:id="254" w:name="_Toc32705052"/>
      <w:bookmarkStart w:id="255" w:name="_Toc32879655"/>
      <w:r>
        <w:t>Same Opponent Data</w:t>
      </w:r>
      <w:bookmarkEnd w:id="254"/>
      <w:bookmarkEnd w:id="255"/>
    </w:p>
    <w:p w14:paraId="0DB63BB5" w14:textId="77777777" w:rsidR="00491899" w:rsidRDefault="00491899" w:rsidP="00253403">
      <w:pPr>
        <w:pStyle w:val="table"/>
      </w:pPr>
      <w:bookmarkStart w:id="256" w:name="_Ref32717998"/>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10</w:t>
      </w:r>
      <w:r w:rsidR="00DE49B6">
        <w:rPr>
          <w:noProof/>
        </w:rPr>
        <w:fldChar w:fldCharType="end"/>
      </w:r>
      <w:r>
        <w:t xml:space="preserve"> </w:t>
      </w:r>
      <w:r>
        <w:rPr>
          <w:rFonts w:hint="eastAsia"/>
        </w:rPr>
        <w:t>:</w:t>
      </w:r>
      <w:r>
        <w:t xml:space="preserve"> Huskies same opponent data</w:t>
      </w:r>
      <w:bookmarkEnd w:id="256"/>
    </w:p>
    <w:tbl>
      <w:tblPr>
        <w:tblW w:w="4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220"/>
        <w:gridCol w:w="665"/>
        <w:gridCol w:w="1120"/>
      </w:tblGrid>
      <w:tr w:rsidR="00491899" w:rsidRPr="005B4F29" w14:paraId="53E80DA9" w14:textId="77777777" w:rsidTr="001568CE">
        <w:trPr>
          <w:trHeight w:val="288"/>
          <w:jc w:val="center"/>
        </w:trPr>
        <w:tc>
          <w:tcPr>
            <w:tcW w:w="1180" w:type="dxa"/>
            <w:shd w:val="clear" w:color="auto" w:fill="auto"/>
            <w:noWrap/>
            <w:vAlign w:val="bottom"/>
            <w:hideMark/>
          </w:tcPr>
          <w:p w14:paraId="231D4335" w14:textId="77777777" w:rsidR="00491899" w:rsidRPr="005B4F29" w:rsidRDefault="00491899" w:rsidP="00253403">
            <w:pPr>
              <w:pStyle w:val="table"/>
            </w:pPr>
            <w:r>
              <w:t>M</w:t>
            </w:r>
            <w:r w:rsidRPr="005B4F29">
              <w:rPr>
                <w:rFonts w:hint="eastAsia"/>
              </w:rPr>
              <w:t>atch</w:t>
            </w:r>
          </w:p>
        </w:tc>
        <w:tc>
          <w:tcPr>
            <w:tcW w:w="1220" w:type="dxa"/>
            <w:shd w:val="clear" w:color="auto" w:fill="auto"/>
            <w:noWrap/>
            <w:vAlign w:val="bottom"/>
            <w:hideMark/>
          </w:tcPr>
          <w:p w14:paraId="34A8016D" w14:textId="77777777" w:rsidR="00491899" w:rsidRPr="005B4F29" w:rsidRDefault="00491899" w:rsidP="00253403">
            <w:pPr>
              <w:pStyle w:val="table"/>
            </w:pPr>
            <w:r>
              <w:t>W</w:t>
            </w:r>
            <w:r w:rsidRPr="005B4F29">
              <w:rPr>
                <w:rFonts w:hint="eastAsia"/>
              </w:rPr>
              <w:t>in2</w:t>
            </w:r>
          </w:p>
        </w:tc>
        <w:tc>
          <w:tcPr>
            <w:tcW w:w="640" w:type="dxa"/>
            <w:shd w:val="clear" w:color="auto" w:fill="auto"/>
            <w:noWrap/>
            <w:vAlign w:val="bottom"/>
            <w:hideMark/>
          </w:tcPr>
          <w:p w14:paraId="2C4B7CC7" w14:textId="77777777" w:rsidR="00491899" w:rsidRPr="005B4F29" w:rsidRDefault="00491899" w:rsidP="00253403">
            <w:pPr>
              <w:pStyle w:val="table"/>
            </w:pPr>
            <w:r>
              <w:t>T</w:t>
            </w:r>
            <w:r w:rsidRPr="005B4F29">
              <w:rPr>
                <w:rFonts w:hint="eastAsia"/>
              </w:rPr>
              <w:t>ie2</w:t>
            </w:r>
          </w:p>
        </w:tc>
        <w:tc>
          <w:tcPr>
            <w:tcW w:w="1120" w:type="dxa"/>
            <w:shd w:val="clear" w:color="auto" w:fill="auto"/>
            <w:noWrap/>
            <w:vAlign w:val="bottom"/>
            <w:hideMark/>
          </w:tcPr>
          <w:p w14:paraId="66FEB163" w14:textId="77777777" w:rsidR="00491899" w:rsidRPr="005B4F29" w:rsidRDefault="00491899" w:rsidP="00253403">
            <w:pPr>
              <w:pStyle w:val="table"/>
            </w:pPr>
            <w:r>
              <w:t>L</w:t>
            </w:r>
            <w:r w:rsidRPr="005B4F29">
              <w:rPr>
                <w:rFonts w:hint="eastAsia"/>
              </w:rPr>
              <w:t>oss2</w:t>
            </w:r>
          </w:p>
        </w:tc>
      </w:tr>
      <w:tr w:rsidR="00491899" w:rsidRPr="005B4F29" w14:paraId="2CAD15AB" w14:textId="77777777" w:rsidTr="001568CE">
        <w:trPr>
          <w:trHeight w:val="288"/>
          <w:jc w:val="center"/>
        </w:trPr>
        <w:tc>
          <w:tcPr>
            <w:tcW w:w="1180" w:type="dxa"/>
            <w:shd w:val="clear" w:color="auto" w:fill="auto"/>
            <w:noWrap/>
            <w:vAlign w:val="bottom"/>
            <w:hideMark/>
          </w:tcPr>
          <w:p w14:paraId="0860FF6A" w14:textId="77777777" w:rsidR="00491899" w:rsidRPr="005B4F29" w:rsidRDefault="00491899" w:rsidP="00253403">
            <w:pPr>
              <w:pStyle w:val="table"/>
            </w:pPr>
            <w:r>
              <w:t>W</w:t>
            </w:r>
            <w:r w:rsidRPr="005B4F29">
              <w:rPr>
                <w:rFonts w:hint="eastAsia"/>
              </w:rPr>
              <w:t>in1</w:t>
            </w:r>
          </w:p>
        </w:tc>
        <w:tc>
          <w:tcPr>
            <w:tcW w:w="1220" w:type="dxa"/>
            <w:shd w:val="clear" w:color="auto" w:fill="auto"/>
            <w:noWrap/>
            <w:vAlign w:val="bottom"/>
            <w:hideMark/>
          </w:tcPr>
          <w:p w14:paraId="0C333205" w14:textId="77777777" w:rsidR="00491899" w:rsidRPr="005B4F29" w:rsidRDefault="00491899" w:rsidP="00253403">
            <w:pPr>
              <w:pStyle w:val="table"/>
            </w:pPr>
            <w:r w:rsidRPr="005B4F29">
              <w:rPr>
                <w:rFonts w:hint="eastAsia"/>
              </w:rPr>
              <w:t>3</w:t>
            </w:r>
          </w:p>
        </w:tc>
        <w:tc>
          <w:tcPr>
            <w:tcW w:w="640" w:type="dxa"/>
            <w:shd w:val="clear" w:color="auto" w:fill="auto"/>
            <w:noWrap/>
            <w:vAlign w:val="bottom"/>
            <w:hideMark/>
          </w:tcPr>
          <w:p w14:paraId="23129940" w14:textId="77777777" w:rsidR="00491899" w:rsidRPr="005B4F29" w:rsidRDefault="00491899" w:rsidP="00253403">
            <w:pPr>
              <w:pStyle w:val="table"/>
            </w:pPr>
            <w:r w:rsidRPr="005B4F29">
              <w:rPr>
                <w:rFonts w:hint="eastAsia"/>
              </w:rPr>
              <w:t>1</w:t>
            </w:r>
          </w:p>
        </w:tc>
        <w:tc>
          <w:tcPr>
            <w:tcW w:w="1120" w:type="dxa"/>
            <w:shd w:val="clear" w:color="auto" w:fill="auto"/>
            <w:noWrap/>
            <w:vAlign w:val="bottom"/>
            <w:hideMark/>
          </w:tcPr>
          <w:p w14:paraId="1B8DDEE7" w14:textId="77777777" w:rsidR="00491899" w:rsidRPr="005B4F29" w:rsidRDefault="00491899" w:rsidP="00253403">
            <w:pPr>
              <w:pStyle w:val="table"/>
            </w:pPr>
            <w:r w:rsidRPr="005B4F29">
              <w:rPr>
                <w:rFonts w:hint="eastAsia"/>
              </w:rPr>
              <w:t>3</w:t>
            </w:r>
          </w:p>
        </w:tc>
      </w:tr>
      <w:tr w:rsidR="00491899" w:rsidRPr="005B4F29" w14:paraId="4C32BFB6" w14:textId="77777777" w:rsidTr="001568CE">
        <w:trPr>
          <w:trHeight w:val="288"/>
          <w:jc w:val="center"/>
        </w:trPr>
        <w:tc>
          <w:tcPr>
            <w:tcW w:w="1180" w:type="dxa"/>
            <w:shd w:val="clear" w:color="auto" w:fill="auto"/>
            <w:noWrap/>
            <w:vAlign w:val="bottom"/>
            <w:hideMark/>
          </w:tcPr>
          <w:p w14:paraId="0724FB1F" w14:textId="77777777" w:rsidR="00491899" w:rsidRPr="005B4F29" w:rsidRDefault="00491899" w:rsidP="00253403">
            <w:pPr>
              <w:pStyle w:val="table"/>
            </w:pPr>
            <w:r>
              <w:t>T</w:t>
            </w:r>
            <w:r>
              <w:rPr>
                <w:rFonts w:hint="eastAsia"/>
              </w:rPr>
              <w:t>ie</w:t>
            </w:r>
            <w:r>
              <w:t>1</w:t>
            </w:r>
          </w:p>
        </w:tc>
        <w:tc>
          <w:tcPr>
            <w:tcW w:w="1220" w:type="dxa"/>
            <w:shd w:val="clear" w:color="auto" w:fill="auto"/>
            <w:noWrap/>
            <w:vAlign w:val="bottom"/>
            <w:hideMark/>
          </w:tcPr>
          <w:p w14:paraId="30C27801" w14:textId="77777777" w:rsidR="00491899" w:rsidRPr="005B4F29" w:rsidRDefault="00491899" w:rsidP="00253403">
            <w:pPr>
              <w:pStyle w:val="table"/>
            </w:pPr>
            <w:r w:rsidRPr="005B4F29">
              <w:rPr>
                <w:rFonts w:hint="eastAsia"/>
              </w:rPr>
              <w:t>2</w:t>
            </w:r>
          </w:p>
        </w:tc>
        <w:tc>
          <w:tcPr>
            <w:tcW w:w="640" w:type="dxa"/>
            <w:shd w:val="clear" w:color="auto" w:fill="auto"/>
            <w:noWrap/>
            <w:vAlign w:val="bottom"/>
            <w:hideMark/>
          </w:tcPr>
          <w:p w14:paraId="2F828A7E" w14:textId="77777777" w:rsidR="00491899" w:rsidRPr="005B4F29" w:rsidRDefault="00491899" w:rsidP="00253403">
            <w:pPr>
              <w:pStyle w:val="table"/>
            </w:pPr>
            <w:r w:rsidRPr="005B4F29">
              <w:rPr>
                <w:rFonts w:hint="eastAsia"/>
              </w:rPr>
              <w:t>2</w:t>
            </w:r>
          </w:p>
        </w:tc>
        <w:tc>
          <w:tcPr>
            <w:tcW w:w="1120" w:type="dxa"/>
            <w:shd w:val="clear" w:color="auto" w:fill="auto"/>
            <w:noWrap/>
            <w:vAlign w:val="bottom"/>
            <w:hideMark/>
          </w:tcPr>
          <w:p w14:paraId="3E07CC3B" w14:textId="77777777" w:rsidR="00491899" w:rsidRPr="005B4F29" w:rsidRDefault="00491899" w:rsidP="00253403">
            <w:pPr>
              <w:pStyle w:val="table"/>
            </w:pPr>
            <w:r w:rsidRPr="005B4F29">
              <w:rPr>
                <w:rFonts w:hint="eastAsia"/>
              </w:rPr>
              <w:t>1</w:t>
            </w:r>
          </w:p>
        </w:tc>
      </w:tr>
      <w:tr w:rsidR="00491899" w:rsidRPr="005B4F29" w14:paraId="526A18BE" w14:textId="77777777" w:rsidTr="001568CE">
        <w:trPr>
          <w:trHeight w:val="288"/>
          <w:jc w:val="center"/>
        </w:trPr>
        <w:tc>
          <w:tcPr>
            <w:tcW w:w="1180" w:type="dxa"/>
            <w:shd w:val="clear" w:color="auto" w:fill="auto"/>
            <w:noWrap/>
            <w:vAlign w:val="bottom"/>
            <w:hideMark/>
          </w:tcPr>
          <w:p w14:paraId="51F17F82" w14:textId="77777777" w:rsidR="00491899" w:rsidRPr="005B4F29" w:rsidRDefault="00491899" w:rsidP="00253403">
            <w:pPr>
              <w:pStyle w:val="table"/>
            </w:pPr>
            <w:r>
              <w:t>L</w:t>
            </w:r>
            <w:r w:rsidRPr="005B4F29">
              <w:rPr>
                <w:rFonts w:hint="eastAsia"/>
              </w:rPr>
              <w:t>oss1</w:t>
            </w:r>
          </w:p>
        </w:tc>
        <w:tc>
          <w:tcPr>
            <w:tcW w:w="1220" w:type="dxa"/>
            <w:shd w:val="clear" w:color="auto" w:fill="auto"/>
            <w:noWrap/>
            <w:vAlign w:val="bottom"/>
            <w:hideMark/>
          </w:tcPr>
          <w:p w14:paraId="38B588A0" w14:textId="77777777" w:rsidR="00491899" w:rsidRPr="005B4F29" w:rsidRDefault="00491899" w:rsidP="00253403">
            <w:pPr>
              <w:pStyle w:val="table"/>
            </w:pPr>
            <w:r w:rsidRPr="005B4F29">
              <w:rPr>
                <w:rFonts w:hint="eastAsia"/>
              </w:rPr>
              <w:t>1</w:t>
            </w:r>
          </w:p>
        </w:tc>
        <w:tc>
          <w:tcPr>
            <w:tcW w:w="640" w:type="dxa"/>
            <w:shd w:val="clear" w:color="auto" w:fill="auto"/>
            <w:noWrap/>
            <w:vAlign w:val="bottom"/>
            <w:hideMark/>
          </w:tcPr>
          <w:p w14:paraId="27473945" w14:textId="77777777" w:rsidR="00491899" w:rsidRPr="005B4F29" w:rsidRDefault="00491899" w:rsidP="00253403">
            <w:pPr>
              <w:pStyle w:val="table"/>
            </w:pPr>
            <w:r w:rsidRPr="005B4F29">
              <w:rPr>
                <w:rFonts w:hint="eastAsia"/>
              </w:rPr>
              <w:t>2</w:t>
            </w:r>
          </w:p>
        </w:tc>
        <w:tc>
          <w:tcPr>
            <w:tcW w:w="1120" w:type="dxa"/>
            <w:shd w:val="clear" w:color="auto" w:fill="auto"/>
            <w:noWrap/>
            <w:vAlign w:val="bottom"/>
            <w:hideMark/>
          </w:tcPr>
          <w:p w14:paraId="726CC90E" w14:textId="77777777" w:rsidR="00491899" w:rsidRPr="005B4F29" w:rsidRDefault="00491899" w:rsidP="00253403">
            <w:pPr>
              <w:pStyle w:val="table"/>
            </w:pPr>
            <w:r w:rsidRPr="005B4F29">
              <w:rPr>
                <w:rFonts w:hint="eastAsia"/>
              </w:rPr>
              <w:t>4</w:t>
            </w:r>
          </w:p>
        </w:tc>
      </w:tr>
    </w:tbl>
    <w:p w14:paraId="5C5C272C" w14:textId="18ACA9CC" w:rsidR="00F30A51" w:rsidRDefault="00491899" w:rsidP="000427C7">
      <w:pPr>
        <w:ind w:firstLine="511"/>
      </w:pPr>
      <w:r>
        <w:rPr>
          <w:rFonts w:hint="eastAsia"/>
        </w:rPr>
        <w:t>We</w:t>
      </w:r>
      <w:r>
        <w:t xml:space="preserve"> count the result of Huskies against the same opponent. </w:t>
      </w:r>
      <w:ins w:id="257" w:author="向 佳雯" w:date="2020-02-17T22:15:00Z">
        <w:r w:rsidR="00063B63">
          <w:t>W</w:t>
        </w:r>
        <w:r w:rsidR="00063B63">
          <w:rPr>
            <w:rFonts w:hint="eastAsia"/>
          </w:rPr>
          <w:t>hen</w:t>
        </w:r>
        <w:r w:rsidR="00063B63">
          <w:t xml:space="preserve"> Huskies </w:t>
        </w:r>
      </w:ins>
      <w:del w:id="258" w:author="向 佳雯" w:date="2020-02-17T22:15:00Z">
        <w:r w:rsidDel="00063B63">
          <w:delText>A</w:delText>
        </w:r>
      </w:del>
      <w:ins w:id="259" w:author="向 佳雯" w:date="2020-02-17T22:16:00Z">
        <w:r w:rsidR="00063B63">
          <w:t>a</w:t>
        </w:r>
      </w:ins>
      <w:r>
        <w:t xml:space="preserve">gainst </w:t>
      </w:r>
      <w:ins w:id="260" w:author="向 佳雯" w:date="2020-02-17T22:16:00Z">
        <w:r w:rsidR="00063B63">
          <w:t>the</w:t>
        </w:r>
      </w:ins>
      <w:del w:id="261" w:author="向 佳雯" w:date="2020-02-17T22:16:00Z">
        <w:r w:rsidDel="00063B63">
          <w:delText>one</w:delText>
        </w:r>
      </w:del>
      <w:r>
        <w:t xml:space="preserve"> same opponent</w:t>
      </w:r>
      <w:ins w:id="262" w:author="向 佳雯" w:date="2020-02-17T22:20:00Z">
        <w:r w:rsidR="00DB0682">
          <w:t xml:space="preserve"> twice</w:t>
        </w:r>
      </w:ins>
      <w:r>
        <w:t xml:space="preserve">, </w:t>
      </w:r>
      <w:del w:id="263" w:author="向 佳雯" w:date="2020-02-17T22:16:00Z">
        <w:r w:rsidDel="00063B63">
          <w:delText>Huskies won at first match but los</w:delText>
        </w:r>
      </w:del>
      <w:del w:id="264" w:author="向 佳雯" w:date="2020-02-17T22:15:00Z">
        <w:r w:rsidDel="00063B63">
          <w:delText>e</w:delText>
        </w:r>
      </w:del>
      <w:del w:id="265" w:author="向 佳雯" w:date="2020-02-17T22:16:00Z">
        <w:r w:rsidDel="00063B63">
          <w:delText xml:space="preserve"> at second 3 times. </w:delText>
        </w:r>
      </w:del>
      <w:ins w:id="266" w:author="向 佳雯" w:date="2020-02-17T22:16:00Z">
        <w:r w:rsidR="00063B63">
          <w:t xml:space="preserve">The </w:t>
        </w:r>
      </w:ins>
      <w:ins w:id="267" w:author="向 佳雯" w:date="2020-02-17T22:21:00Z">
        <w:r w:rsidR="00DB0682">
          <w:t>event that</w:t>
        </w:r>
      </w:ins>
      <w:ins w:id="268" w:author="向 佳雯" w:date="2020-02-17T22:16:00Z">
        <w:r w:rsidR="00063B63">
          <w:t xml:space="preserve"> Huskies won in the first match but lost in the </w:t>
        </w:r>
        <w:r w:rsidR="00DB0682">
          <w:t>second mat</w:t>
        </w:r>
      </w:ins>
      <w:ins w:id="269" w:author="向 佳雯" w:date="2020-02-17T22:17:00Z">
        <w:r w:rsidR="00DB0682">
          <w:t xml:space="preserve">ch </w:t>
        </w:r>
      </w:ins>
      <w:ins w:id="270" w:author="向 佳雯" w:date="2020-02-17T22:21:00Z">
        <w:r w:rsidR="00DB0682">
          <w:t xml:space="preserve">occurs 3 times in the whole data. </w:t>
        </w:r>
      </w:ins>
      <w:ins w:id="271" w:author="向 佳雯" w:date="2020-02-17T22:23:00Z">
        <w:r w:rsidR="00DB0682">
          <w:t>And the event that Huskies lost a</w:t>
        </w:r>
      </w:ins>
      <w:ins w:id="272" w:author="向 佳雯" w:date="2020-02-17T22:24:00Z">
        <w:r w:rsidR="00DB0682">
          <w:t>t first but won in the second match occurs just once</w:t>
        </w:r>
      </w:ins>
      <w:r w:rsidR="004E1A65">
        <w:t>.</w:t>
      </w:r>
      <w:del w:id="273" w:author="向 佳雯" w:date="2020-02-17T22:24:00Z">
        <w:r w:rsidDel="00DB0682">
          <w:delText>Huskies lose at first but win at second once.</w:delText>
        </w:r>
      </w:del>
    </w:p>
    <w:p w14:paraId="61FF28D0" w14:textId="19864C52" w:rsidR="005D067C" w:rsidRPr="00DE5FB0" w:rsidRDefault="005D067C" w:rsidP="000427C7">
      <w:pPr>
        <w:ind w:firstLine="511"/>
      </w:pPr>
      <w:commentRangeStart w:id="274"/>
      <w:r>
        <w:t xml:space="preserve">Chi Square test shows the probability of Huskies win and the result of the first game are not independent, with </w:t>
      </w: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w:rPr>
            <w:rFonts w:ascii="Cambria Math" w:hAnsi="Cambria Math"/>
          </w:rPr>
          <m:t>&lt;0.01</m:t>
        </m:r>
      </m:oMath>
      <w:r>
        <w:rPr>
          <w:rFonts w:hint="eastAsia"/>
        </w:rPr>
        <w:t>.</w:t>
      </w:r>
      <w:commentRangeEnd w:id="274"/>
      <w:r w:rsidR="00DB0682">
        <w:rPr>
          <w:rStyle w:val="aa"/>
        </w:rPr>
        <w:commentReference w:id="274"/>
      </w:r>
      <w:r w:rsidR="006B38AC">
        <w:t xml:space="preserve"> </w:t>
      </w:r>
      <w:r w:rsidR="00AB411F">
        <w:t xml:space="preserve">The result of first match will influence the second one against </w:t>
      </w:r>
      <w:r w:rsidR="00EF0466">
        <w:t xml:space="preserve">the </w:t>
      </w:r>
      <w:r w:rsidR="00AB411F">
        <w:t>same opponent.</w:t>
      </w:r>
    </w:p>
    <w:p w14:paraId="135DEFC4" w14:textId="6C31FB70" w:rsidR="005D067C" w:rsidRPr="000C3EED" w:rsidRDefault="005D067C" w:rsidP="000427C7">
      <w:pPr>
        <w:ind w:firstLine="511"/>
      </w:pPr>
      <w:r>
        <w:t>If they can improve their mental abilities, they will have more chance to win</w:t>
      </w:r>
      <w:ins w:id="275" w:author="向 佳雯" w:date="2020-02-17T22:26:00Z">
        <w:r w:rsidR="00DB0682">
          <w:t xml:space="preserve"> in the second match</w:t>
        </w:r>
      </w:ins>
      <w:r>
        <w:t xml:space="preserve"> when they have won for the first time. </w:t>
      </w:r>
    </w:p>
    <w:p w14:paraId="54BFD3A4" w14:textId="071C25C3" w:rsidR="002F011F" w:rsidRDefault="002F011F" w:rsidP="000427C7">
      <w:pPr>
        <w:pStyle w:val="2"/>
        <w:spacing w:before="35"/>
      </w:pPr>
      <w:bookmarkStart w:id="276" w:name="_Toc32879656"/>
      <w:r>
        <w:rPr>
          <w:rFonts w:hint="eastAsia"/>
        </w:rPr>
        <w:t>St</w:t>
      </w:r>
      <w:r>
        <w:t>ructural Tactics</w:t>
      </w:r>
      <w:bookmarkEnd w:id="276"/>
    </w:p>
    <w:p w14:paraId="5E270BA6" w14:textId="5487F830" w:rsidR="002F011F" w:rsidRDefault="00F53442" w:rsidP="000427C7">
      <w:pPr>
        <w:ind w:firstLine="511"/>
      </w:pPr>
      <w:r>
        <w:t>Firstly,</w:t>
      </w:r>
      <w:r w:rsidR="002F011F">
        <w:t xml:space="preserve"> we manually find out some structural tactics </w:t>
      </w:r>
      <w:del w:id="277" w:author="向 佳雯" w:date="2020-02-17T22:26:00Z">
        <w:r w:rsidR="002F011F" w:rsidDel="00DB0682">
          <w:delText xml:space="preserve">out </w:delText>
        </w:r>
      </w:del>
      <w:r w:rsidR="002F011F">
        <w:t>from the crucial chains.</w:t>
      </w:r>
    </w:p>
    <w:p w14:paraId="577E7EBD" w14:textId="2AD10AB4" w:rsidR="00CA6962" w:rsidRDefault="00CA6962">
      <w:pPr>
        <w:widowControl/>
        <w:ind w:firstLineChars="0" w:firstLine="0"/>
        <w:jc w:val="left"/>
      </w:pPr>
      <w:r>
        <w:br w:type="page"/>
      </w:r>
    </w:p>
    <w:p w14:paraId="30946067" w14:textId="77777777" w:rsidR="00CA6962" w:rsidRDefault="00CA6962" w:rsidP="000427C7">
      <w:pPr>
        <w:ind w:firstLine="511"/>
      </w:pPr>
    </w:p>
    <w:p w14:paraId="1AF6CDAD" w14:textId="4B09F165" w:rsidR="002F011F" w:rsidRDefault="002F011F" w:rsidP="00253403">
      <w:pPr>
        <w:pStyle w:val="table"/>
      </w:pPr>
      <w:r>
        <w:fldChar w:fldCharType="begin"/>
      </w:r>
      <w:r>
        <w:instrText xml:space="preserve"> </w:instrText>
      </w:r>
      <w:r>
        <w:rPr>
          <w:rFonts w:hint="eastAsia"/>
        </w:rPr>
        <w:instrText>REF _Ref32715009 \h</w:instrText>
      </w:r>
      <w:r>
        <w:instrText xml:space="preserve"> </w:instrText>
      </w:r>
      <w:r w:rsidR="00CA6962">
        <w:instrText xml:space="preserve"> \* MERGEFORMAT </w:instrText>
      </w:r>
      <w:r>
        <w:fldChar w:fldCharType="separate"/>
      </w:r>
      <w:r w:rsidR="00C5312E">
        <w:t xml:space="preserve">Figure </w:t>
      </w:r>
      <w:r w:rsidR="00C5312E">
        <w:rPr>
          <w:noProof/>
        </w:rPr>
        <w:t>3</w:t>
      </w:r>
      <w:r w:rsidR="00C5312E">
        <w:t xml:space="preserve"> </w:t>
      </w:r>
      <w:r w:rsidR="00C5312E">
        <w:rPr>
          <w:rFonts w:hint="eastAsia"/>
        </w:rPr>
        <w:t>:</w:t>
      </w:r>
      <w:r w:rsidR="00C5312E">
        <w:t xml:space="preserve"> Example of crucial chains</w:t>
      </w:r>
      <w:r>
        <w:fldChar w:fldCharType="end"/>
      </w:r>
    </w:p>
    <w:p w14:paraId="093D2EAE" w14:textId="77777777" w:rsidR="002F011F" w:rsidRDefault="002F011F" w:rsidP="00CA6962">
      <w:pPr>
        <w:ind w:firstLine="511"/>
        <w:jc w:val="center"/>
      </w:pPr>
      <w:r w:rsidRPr="00501EA8">
        <w:rPr>
          <w:rFonts w:hint="eastAsia"/>
          <w:noProof/>
        </w:rPr>
        <w:drawing>
          <wp:inline distT="0" distB="0" distL="0" distR="0" wp14:anchorId="00657BB3" wp14:editId="504731AE">
            <wp:extent cx="3695700" cy="2140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91" t="11113" r="6978" b="15479"/>
                    <a:stretch/>
                  </pic:blipFill>
                  <pic:spPr bwMode="auto">
                    <a:xfrm>
                      <a:off x="0" y="0"/>
                      <a:ext cx="3702565" cy="2144406"/>
                    </a:xfrm>
                    <a:prstGeom prst="rect">
                      <a:avLst/>
                    </a:prstGeom>
                    <a:noFill/>
                    <a:ln>
                      <a:noFill/>
                    </a:ln>
                    <a:extLst>
                      <a:ext uri="{53640926-AAD7-44D8-BBD7-CCE9431645EC}">
                        <a14:shadowObscured xmlns:a14="http://schemas.microsoft.com/office/drawing/2010/main"/>
                      </a:ext>
                    </a:extLst>
                  </pic:spPr>
                </pic:pic>
              </a:graphicData>
            </a:graphic>
          </wp:inline>
        </w:drawing>
      </w:r>
    </w:p>
    <w:p w14:paraId="0B3491F8" w14:textId="5572B5DD" w:rsidR="002F011F" w:rsidRPr="000E4BD1" w:rsidRDefault="002F011F" w:rsidP="00DB0682">
      <w:pPr>
        <w:ind w:firstLine="511"/>
      </w:pPr>
      <w:r>
        <w:rPr>
          <w:rFonts w:hint="eastAsia"/>
        </w:rPr>
        <w:t>A</w:t>
      </w:r>
      <w:r>
        <w:t xml:space="preserve">s the </w:t>
      </w:r>
      <w:del w:id="278" w:author="向 佳雯" w:date="2020-02-17T22:13:00Z">
        <w:r w:rsidDel="00063B63">
          <w:delText xml:space="preserve">chart </w:delText>
        </w:r>
      </w:del>
      <w:ins w:id="279" w:author="向 佳雯" w:date="2020-02-17T22:13:00Z">
        <w:r w:rsidR="00063B63">
          <w:t xml:space="preserve">figure </w:t>
        </w:r>
      </w:ins>
      <w:r>
        <w:t xml:space="preserve">shows above, Huskies often attack after dueling near the penalty </w:t>
      </w:r>
      <w:del w:id="280" w:author="向 佳雯" w:date="2020-02-17T22:26:00Z">
        <w:r w:rsidDel="00DB0682">
          <w:delText xml:space="preserve">box </w:delText>
        </w:r>
      </w:del>
      <w:r w:rsidR="00CA6962">
        <w:t>bo</w:t>
      </w:r>
      <w:r w:rsidR="00351191">
        <w:t>x</w:t>
      </w:r>
      <w:ins w:id="281" w:author="向 佳雯" w:date="2020-02-17T22:26:00Z">
        <w:r w:rsidR="00DB0682">
          <w:t xml:space="preserve"> </w:t>
        </w:r>
      </w:ins>
      <w:r>
        <w:t xml:space="preserve">by kicking the football directly passing center line, instead of </w:t>
      </w:r>
      <w:del w:id="282" w:author="向 佳雯" w:date="2020-02-17T22:27:00Z">
        <w:r w:rsidDel="00B55F80">
          <w:delText xml:space="preserve">close </w:delText>
        </w:r>
      </w:del>
      <w:ins w:id="283" w:author="向 佳雯" w:date="2020-02-17T22:27:00Z">
        <w:r w:rsidR="00B55F80">
          <w:t xml:space="preserve">short </w:t>
        </w:r>
      </w:ins>
      <w:r>
        <w:t xml:space="preserve">pass. When the ball is in the </w:t>
      </w:r>
      <w:del w:id="284" w:author="向 佳雯" w:date="2020-02-17T22:27:00Z">
        <w:r w:rsidDel="00B55F80">
          <w:delText>opponent’s half-court</w:delText>
        </w:r>
      </w:del>
      <w:ins w:id="285" w:author="向 佳雯" w:date="2020-02-17T22:27:00Z">
        <w:r w:rsidR="00B55F80">
          <w:t>opposing half</w:t>
        </w:r>
      </w:ins>
      <w:r>
        <w:t>,</w:t>
      </w:r>
      <w:ins w:id="286" w:author="向 佳雯" w:date="2020-02-17T22:27:00Z">
        <w:r w:rsidR="00B55F80" w:rsidRPr="00B55F80">
          <w:rPr>
            <w:rFonts w:eastAsia="宋体"/>
            <w:szCs w:val="24"/>
          </w:rPr>
          <w:t xml:space="preserve"> </w:t>
        </w:r>
        <w:r w:rsidR="00B55F80" w:rsidRPr="00B55F80">
          <w:t>they often pass short instead of long</w:t>
        </w:r>
      </w:ins>
      <w:r w:rsidR="00C6695F">
        <w:t xml:space="preserve">. </w:t>
      </w:r>
      <w:del w:id="287" w:author="向 佳雯" w:date="2020-02-17T22:27:00Z">
        <w:r w:rsidDel="00B55F80">
          <w:delText xml:space="preserve"> they pass frequently, other than shoot from distance. </w:delText>
        </w:r>
      </w:del>
      <w:r w:rsidR="00C6695F">
        <w:t>As</w:t>
      </w:r>
      <w:r>
        <w:t xml:space="preserve"> for the tactics, they constantly dribble c</w:t>
      </w:r>
      <w:r w:rsidRPr="00734CE6">
        <w:t>haperonage of</w:t>
      </w:r>
      <w:r>
        <w:t xml:space="preserve"> short passing, and waiting for the shot. They usually cross and pass in a wide range. </w:t>
      </w:r>
      <w:r>
        <w:rPr>
          <w:rFonts w:hint="eastAsia"/>
        </w:rPr>
        <w:t>H</w:t>
      </w:r>
      <w:r>
        <w:t>uskies mainly attack in the middle</w:t>
      </w:r>
      <w:ins w:id="288" w:author="向 佳雯" w:date="2020-02-17T22:28:00Z">
        <w:r w:rsidR="00B55F80">
          <w:t xml:space="preserve"> and </w:t>
        </w:r>
      </w:ins>
      <w:del w:id="289" w:author="向 佳雯" w:date="2020-02-17T22:28:00Z">
        <w:r w:rsidDel="00B55F80">
          <w:delText xml:space="preserve">, </w:delText>
        </w:r>
      </w:del>
      <w:r>
        <w:t xml:space="preserve">less </w:t>
      </w:r>
      <w:del w:id="290" w:author="向 佳雯" w:date="2020-02-17T22:28:00Z">
        <w:r w:rsidDel="00B55F80">
          <w:delText>attacking on the side</w:delText>
        </w:r>
      </w:del>
      <w:ins w:id="291" w:author="向 佳雯" w:date="2020-02-17T22:28:00Z">
        <w:r w:rsidR="00B55F80">
          <w:t>attack from the side</w:t>
        </w:r>
      </w:ins>
      <w:r>
        <w:t xml:space="preserve">. In further games, they may use more side attack to score more efficiently. </w:t>
      </w:r>
    </w:p>
    <w:p w14:paraId="7AD098E1" w14:textId="687D0276" w:rsidR="002F011F" w:rsidRDefault="002F011F" w:rsidP="000427C7">
      <w:pPr>
        <w:ind w:firstLine="511"/>
      </w:pPr>
      <w:r>
        <w:rPr>
          <w:rFonts w:hint="eastAsia"/>
        </w:rPr>
        <w:t>In</w:t>
      </w:r>
      <w:r>
        <w:t xml:space="preserve"> conclusion, we find two main attack tactics</w:t>
      </w:r>
      <w:ins w:id="292" w:author="向 佳雯" w:date="2020-02-17T22:29:00Z">
        <w:r w:rsidR="00B55F80">
          <w:t xml:space="preserve"> of Huskies</w:t>
        </w:r>
      </w:ins>
      <w:r>
        <w:t>:</w:t>
      </w:r>
    </w:p>
    <w:p w14:paraId="2F85DC03" w14:textId="74459220" w:rsidR="002F011F" w:rsidRDefault="002F011F" w:rsidP="000427C7">
      <w:pPr>
        <w:ind w:firstLine="511"/>
      </w:pPr>
      <w:r>
        <w:t xml:space="preserve">The first tactic is Counter Attack, which means </w:t>
      </w:r>
      <w:ins w:id="293" w:author="向 佳雯" w:date="2020-02-17T22:29:00Z">
        <w:r w:rsidR="00B55F80">
          <w:t xml:space="preserve">the </w:t>
        </w:r>
      </w:ins>
      <w:r>
        <w:t>defenders duel positively. Once get the ball, the defender will try to high pass to midfielders or forward</w:t>
      </w:r>
      <w:ins w:id="294" w:author="向 佳雯" w:date="2020-02-17T22:31:00Z">
        <w:r w:rsidR="00B55F80">
          <w:t>s</w:t>
        </w:r>
      </w:ins>
      <w:r>
        <w:t xml:space="preserve"> immediately. Then the forward</w:t>
      </w:r>
      <w:ins w:id="295" w:author="向 佳雯" w:date="2020-02-17T22:31:00Z">
        <w:r w:rsidR="00B55F80">
          <w:t>s</w:t>
        </w:r>
      </w:ins>
      <w:r>
        <w:t xml:space="preserve"> will finish shot quickly. It is a powerful tactic because the attack is too fast for the opponent defenders</w:t>
      </w:r>
      <w:ins w:id="296" w:author="向 佳雯" w:date="2020-02-17T22:30:00Z">
        <w:r w:rsidR="00B55F80">
          <w:t xml:space="preserve"> to resist</w:t>
        </w:r>
      </w:ins>
      <w:r>
        <w:t>. To identify this kind of tactic, we consider the Position Network. Here is an example of Counter Attack in Position Network:</w:t>
      </w:r>
    </w:p>
    <w:p w14:paraId="3D5624B3" w14:textId="01F81DE9" w:rsidR="002F011F" w:rsidRDefault="002F011F" w:rsidP="00253403">
      <w:pPr>
        <w:pStyle w:val="table"/>
      </w:pPr>
      <w:r>
        <w:t xml:space="preserve">Figure </w:t>
      </w:r>
      <w:r w:rsidR="00363419">
        <w:fldChar w:fldCharType="begin"/>
      </w:r>
      <w:r w:rsidR="00363419">
        <w:instrText xml:space="preserve"> SEQ Figure \* ARABIC </w:instrText>
      </w:r>
      <w:r w:rsidR="00363419">
        <w:fldChar w:fldCharType="separate"/>
      </w:r>
      <w:r w:rsidR="00C5312E">
        <w:rPr>
          <w:noProof/>
        </w:rPr>
        <w:t>5</w:t>
      </w:r>
      <w:r w:rsidR="00363419">
        <w:fldChar w:fldCharType="end"/>
      </w:r>
      <w:r>
        <w:t xml:space="preserve"> </w:t>
      </w:r>
      <w:r>
        <w:rPr>
          <w:rFonts w:hint="eastAsia"/>
        </w:rPr>
        <w:t>:</w:t>
      </w:r>
      <w:r>
        <w:t xml:space="preserve"> Counter Attack</w:t>
      </w:r>
    </w:p>
    <w:p w14:paraId="2CCAB70D" w14:textId="77777777" w:rsidR="002F011F" w:rsidRDefault="002F011F" w:rsidP="009921C8">
      <w:pPr>
        <w:ind w:leftChars="-59" w:hangingChars="59" w:hanging="142"/>
        <w:jc w:val="center"/>
      </w:pPr>
      <w:r>
        <w:rPr>
          <w:rFonts w:hint="eastAsia"/>
          <w:noProof/>
        </w:rPr>
        <w:drawing>
          <wp:inline distT="0" distB="0" distL="0" distR="0" wp14:anchorId="5649CE22" wp14:editId="056B9B28">
            <wp:extent cx="5513373" cy="15711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标题-1.jpg"/>
                    <pic:cNvPicPr/>
                  </pic:nvPicPr>
                  <pic:blipFill>
                    <a:blip r:embed="rId15">
                      <a:extLst>
                        <a:ext uri="{28A0092B-C50C-407E-A947-70E740481C1C}">
                          <a14:useLocalDpi xmlns:a14="http://schemas.microsoft.com/office/drawing/2010/main" val="0"/>
                        </a:ext>
                      </a:extLst>
                    </a:blip>
                    <a:stretch>
                      <a:fillRect/>
                    </a:stretch>
                  </pic:blipFill>
                  <pic:spPr>
                    <a:xfrm>
                      <a:off x="0" y="0"/>
                      <a:ext cx="5560931" cy="1584724"/>
                    </a:xfrm>
                    <a:prstGeom prst="rect">
                      <a:avLst/>
                    </a:prstGeom>
                  </pic:spPr>
                </pic:pic>
              </a:graphicData>
            </a:graphic>
          </wp:inline>
        </w:drawing>
      </w:r>
    </w:p>
    <w:p w14:paraId="58C49A6C" w14:textId="5A518234" w:rsidR="00E36866" w:rsidRDefault="00970C72" w:rsidP="000427C7">
      <w:pPr>
        <w:ind w:firstLine="511"/>
      </w:pPr>
      <w:r>
        <w:t xml:space="preserve">The figure above is </w:t>
      </w:r>
      <w:r w:rsidR="00FD13FA">
        <w:t>made of two</w:t>
      </w:r>
      <w:r w:rsidR="0026445A">
        <w:t xml:space="preserve"> </w:t>
      </w:r>
      <w:r w:rsidR="004B5997">
        <w:fldChar w:fldCharType="begin"/>
      </w:r>
      <w:r w:rsidR="004B5997">
        <w:instrText xml:space="preserve"> REF _Ref32877118 \h </w:instrText>
      </w:r>
      <w:r w:rsidR="004B5997">
        <w:fldChar w:fldCharType="separate"/>
      </w:r>
      <w:r w:rsidR="00C5312E">
        <w:t xml:space="preserve">Figure </w:t>
      </w:r>
      <w:r w:rsidR="00C5312E">
        <w:rPr>
          <w:noProof/>
        </w:rPr>
        <w:t>4</w:t>
      </w:r>
      <w:r w:rsidR="00C5312E">
        <w:t xml:space="preserve"> : Example of position network</w:t>
      </w:r>
      <w:r w:rsidR="004B5997">
        <w:fldChar w:fldCharType="end"/>
      </w:r>
      <w:r w:rsidR="004B5997">
        <w:t>.</w:t>
      </w:r>
    </w:p>
    <w:p w14:paraId="77DD4742" w14:textId="60FB6ADD" w:rsidR="002F011F" w:rsidRDefault="002F011F" w:rsidP="000427C7">
      <w:pPr>
        <w:ind w:firstLine="511"/>
      </w:pPr>
      <w:r>
        <w:t xml:space="preserve">In this figure, we find the Counter Attack usually causes </w:t>
      </w:r>
      <w:r w:rsidR="00EF35C2">
        <w:t>the forward line and midfielder</w:t>
      </w:r>
      <w:r>
        <w:t xml:space="preserve"> line</w:t>
      </w:r>
      <w:del w:id="297" w:author="向 佳雯" w:date="2020-02-17T22:30:00Z">
        <w:r w:rsidDel="00B55F80">
          <w:delText xml:space="preserve"> go</w:delText>
        </w:r>
      </w:del>
      <w:ins w:id="298" w:author="向 佳雯" w:date="2020-02-17T22:30:00Z">
        <w:r w:rsidR="00B55F80">
          <w:t xml:space="preserve"> shift to</w:t>
        </w:r>
      </w:ins>
      <w:r>
        <w:t xml:space="preserve"> </w:t>
      </w:r>
      <w:ins w:id="299" w:author="向 佳雯" w:date="2020-02-17T22:30:00Z">
        <w:r w:rsidR="00B55F80">
          <w:t xml:space="preserve">the </w:t>
        </w:r>
      </w:ins>
      <w:r>
        <w:t xml:space="preserve">right and always starts at the dueling event near our </w:t>
      </w:r>
      <w:del w:id="300" w:author="向 佳雯" w:date="2020-02-17T22:31:00Z">
        <w:r w:rsidDel="00B55F80">
          <w:delText>gate</w:delText>
        </w:r>
      </w:del>
      <w:r w:rsidR="001332C7">
        <w:t>gate</w:t>
      </w:r>
      <w:r>
        <w:t xml:space="preserve">, and </w:t>
      </w:r>
      <w:ins w:id="301" w:author="向 佳雯" w:date="2020-02-17T22:31:00Z">
        <w:r w:rsidR="00B55F80">
          <w:t xml:space="preserve">it </w:t>
        </w:r>
      </w:ins>
      <w:r>
        <w:t xml:space="preserve">cost </w:t>
      </w:r>
      <w:del w:id="302" w:author="向 佳雯" w:date="2020-02-17T22:31:00Z">
        <w:r w:rsidDel="00B55F80">
          <w:delText xml:space="preserve">short </w:delText>
        </w:r>
      </w:del>
      <w:ins w:id="303" w:author="向 佳雯" w:date="2020-02-17T22:31:00Z">
        <w:r w:rsidR="00B55F80">
          <w:t xml:space="preserve">little </w:t>
        </w:r>
      </w:ins>
      <w:r>
        <w:t xml:space="preserve">time to finish shot. </w:t>
      </w:r>
      <w:r w:rsidR="002D5C18">
        <w:t>So,</w:t>
      </w:r>
      <w:r>
        <w:t xml:space="preserve"> we consider it as a Counter Attack when it m</w:t>
      </w:r>
      <w:r w:rsidRPr="002500D7">
        <w:t>eet</w:t>
      </w:r>
      <w:r>
        <w:t>s</w:t>
      </w:r>
      <w:r w:rsidRPr="002500D7">
        <w:t xml:space="preserve"> the following three requirements</w:t>
      </w:r>
      <w:r>
        <w:t>:</w:t>
      </w:r>
    </w:p>
    <w:p w14:paraId="7F03B180" w14:textId="2DCAD2DD" w:rsidR="002F011F" w:rsidRPr="00EF35C2" w:rsidRDefault="002F011F" w:rsidP="000427C7">
      <w:pPr>
        <w:pStyle w:val="a0"/>
        <w:numPr>
          <w:ilvl w:val="0"/>
          <w:numId w:val="17"/>
        </w:numPr>
        <w:spacing w:before="35"/>
        <w:ind w:firstLineChars="0"/>
        <w:rPr>
          <w:sz w:val="24"/>
          <w:szCs w:val="24"/>
        </w:rPr>
      </w:pPr>
      <w:r w:rsidRPr="00EF35C2">
        <w:rPr>
          <w:sz w:val="24"/>
          <w:szCs w:val="24"/>
        </w:rPr>
        <w:t>Start mark. Duel success near our gate.</w:t>
      </w:r>
    </w:p>
    <w:p w14:paraId="4BBD6586" w14:textId="2BA16586" w:rsidR="002F011F" w:rsidRPr="00EF35C2" w:rsidRDefault="002F011F" w:rsidP="000427C7">
      <w:pPr>
        <w:pStyle w:val="a0"/>
        <w:numPr>
          <w:ilvl w:val="0"/>
          <w:numId w:val="17"/>
        </w:numPr>
        <w:spacing w:before="35"/>
        <w:ind w:firstLineChars="0"/>
        <w:rPr>
          <w:sz w:val="24"/>
          <w:szCs w:val="24"/>
        </w:rPr>
      </w:pPr>
      <w:r w:rsidRPr="00EF35C2">
        <w:rPr>
          <w:sz w:val="24"/>
          <w:szCs w:val="24"/>
        </w:rPr>
        <w:t>Push forward. The midfielder line and forward line go right.</w:t>
      </w:r>
    </w:p>
    <w:p w14:paraId="3BECA06B" w14:textId="1C950FEC" w:rsidR="002F011F" w:rsidRPr="00EF35C2" w:rsidRDefault="002F011F" w:rsidP="000427C7">
      <w:pPr>
        <w:pStyle w:val="a0"/>
        <w:numPr>
          <w:ilvl w:val="0"/>
          <w:numId w:val="17"/>
        </w:numPr>
        <w:spacing w:before="35"/>
        <w:ind w:firstLineChars="0"/>
        <w:rPr>
          <w:sz w:val="24"/>
          <w:szCs w:val="24"/>
        </w:rPr>
      </w:pPr>
      <w:r w:rsidRPr="00EF35C2">
        <w:rPr>
          <w:sz w:val="24"/>
          <w:szCs w:val="24"/>
        </w:rPr>
        <w:t>Short time. From dueling event to shot event, it costs no more than 3 minutes.</w:t>
      </w:r>
    </w:p>
    <w:p w14:paraId="7FD3016F" w14:textId="3391EBA5" w:rsidR="002F011F" w:rsidRDefault="002F011F" w:rsidP="000427C7">
      <w:pPr>
        <w:ind w:firstLine="511"/>
      </w:pPr>
      <w:r>
        <w:t xml:space="preserve">The second tactic is Short Pass, which means forwards and midfielders pass </w:t>
      </w:r>
      <w:r w:rsidR="00EF35C2">
        <w:t xml:space="preserve">to </w:t>
      </w:r>
      <w:r>
        <w:lastRenderedPageBreak/>
        <w:t>each other shortly while getting close to the gate and sh</w:t>
      </w:r>
      <w:r w:rsidR="005F1EAA">
        <w:t>o</w:t>
      </w:r>
      <w:r>
        <w:t xml:space="preserve">ot. No high pass or head pass. </w:t>
      </w:r>
      <w:r w:rsidR="002D5C18">
        <w:t>So,</w:t>
      </w:r>
      <w:r>
        <w:t xml:space="preserve"> we consider it as a Short Pass when it m</w:t>
      </w:r>
      <w:r w:rsidRPr="002500D7">
        <w:t>eet</w:t>
      </w:r>
      <w:r>
        <w:t>s</w:t>
      </w:r>
      <w:r w:rsidRPr="002500D7">
        <w:t xml:space="preserve"> the following </w:t>
      </w:r>
      <w:r>
        <w:t>three</w:t>
      </w:r>
      <w:r w:rsidRPr="002500D7">
        <w:t xml:space="preserve"> requirements</w:t>
      </w:r>
      <w:r>
        <w:t>:</w:t>
      </w:r>
    </w:p>
    <w:p w14:paraId="5CEAF3FC" w14:textId="6F28040D" w:rsidR="002F011F" w:rsidRPr="00EF35C2" w:rsidRDefault="002F011F" w:rsidP="000427C7">
      <w:pPr>
        <w:pStyle w:val="a0"/>
        <w:numPr>
          <w:ilvl w:val="0"/>
          <w:numId w:val="18"/>
        </w:numPr>
        <w:spacing w:before="35"/>
        <w:ind w:firstLineChars="0"/>
        <w:rPr>
          <w:sz w:val="24"/>
        </w:rPr>
      </w:pPr>
      <w:r w:rsidRPr="00EF35C2">
        <w:rPr>
          <w:sz w:val="24"/>
        </w:rPr>
        <w:t>Short pass. Each pass is short enough. No cross pass, etc.</w:t>
      </w:r>
    </w:p>
    <w:p w14:paraId="3C9F03B5" w14:textId="661C581A" w:rsidR="002F011F" w:rsidRPr="00EF35C2" w:rsidRDefault="002F011F" w:rsidP="000427C7">
      <w:pPr>
        <w:pStyle w:val="a0"/>
        <w:numPr>
          <w:ilvl w:val="0"/>
          <w:numId w:val="18"/>
        </w:numPr>
        <w:spacing w:before="35"/>
        <w:ind w:firstLineChars="0"/>
        <w:rPr>
          <w:sz w:val="24"/>
        </w:rPr>
      </w:pPr>
      <w:r w:rsidRPr="00EF35C2">
        <w:rPr>
          <w:sz w:val="24"/>
        </w:rPr>
        <w:t>Close to sh</w:t>
      </w:r>
      <w:r w:rsidR="005F1EAA" w:rsidRPr="00EF35C2">
        <w:rPr>
          <w:sz w:val="24"/>
        </w:rPr>
        <w:t>o</w:t>
      </w:r>
      <w:r w:rsidRPr="00EF35C2">
        <w:rPr>
          <w:sz w:val="24"/>
        </w:rPr>
        <w:t xml:space="preserve">ot. Each pass should </w:t>
      </w:r>
      <w:r w:rsidR="002D5C18" w:rsidRPr="00EF35C2">
        <w:rPr>
          <w:sz w:val="24"/>
        </w:rPr>
        <w:t>get</w:t>
      </w:r>
      <w:r w:rsidRPr="00EF35C2">
        <w:rPr>
          <w:sz w:val="24"/>
        </w:rPr>
        <w:t xml:space="preserve"> close to the gate.</w:t>
      </w:r>
    </w:p>
    <w:p w14:paraId="3B5E0594" w14:textId="799B5936" w:rsidR="002F011F" w:rsidRPr="00EF35C2" w:rsidRDefault="002F011F" w:rsidP="000427C7">
      <w:pPr>
        <w:pStyle w:val="a0"/>
        <w:numPr>
          <w:ilvl w:val="0"/>
          <w:numId w:val="18"/>
        </w:numPr>
        <w:spacing w:before="35"/>
        <w:ind w:firstLineChars="0"/>
        <w:rPr>
          <w:sz w:val="24"/>
        </w:rPr>
      </w:pPr>
      <w:r w:rsidRPr="00EF35C2">
        <w:rPr>
          <w:sz w:val="24"/>
        </w:rPr>
        <w:t xml:space="preserve">Enough </w:t>
      </w:r>
      <w:r w:rsidR="002D5C18" w:rsidRPr="00EF35C2">
        <w:rPr>
          <w:sz w:val="24"/>
        </w:rPr>
        <w:t>passes</w:t>
      </w:r>
      <w:r w:rsidRPr="00EF35C2">
        <w:rPr>
          <w:sz w:val="24"/>
        </w:rPr>
        <w:t>. At least 5 pass events.</w:t>
      </w:r>
    </w:p>
    <w:p w14:paraId="2108DBE7" w14:textId="77777777" w:rsidR="002F011F" w:rsidRDefault="002F011F" w:rsidP="000427C7">
      <w:pPr>
        <w:ind w:firstLine="511"/>
      </w:pPr>
      <w:r>
        <w:t>We count the number of these two tactics:</w:t>
      </w:r>
    </w:p>
    <w:p w14:paraId="6BE8FE4A" w14:textId="77777777" w:rsidR="002F011F" w:rsidRDefault="002F011F" w:rsidP="00253403">
      <w:pPr>
        <w:pStyle w:val="table"/>
      </w:pPr>
      <w:bookmarkStart w:id="304" w:name="_Ref32726967"/>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11</w:t>
      </w:r>
      <w:r w:rsidR="00DE49B6">
        <w:rPr>
          <w:noProof/>
        </w:rPr>
        <w:fldChar w:fldCharType="end"/>
      </w:r>
      <w:r>
        <w:t xml:space="preserve"> : Tactics count</w:t>
      </w:r>
      <w:bookmarkEnd w:id="304"/>
    </w:p>
    <w:tbl>
      <w:tblPr>
        <w:tblW w:w="5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1"/>
        <w:gridCol w:w="1323"/>
        <w:gridCol w:w="1043"/>
        <w:gridCol w:w="996"/>
      </w:tblGrid>
      <w:tr w:rsidR="002F011F" w:rsidRPr="006A3211" w14:paraId="4D127661" w14:textId="77777777" w:rsidTr="001568CE">
        <w:trPr>
          <w:trHeight w:val="288"/>
          <w:jc w:val="center"/>
        </w:trPr>
        <w:tc>
          <w:tcPr>
            <w:tcW w:w="2011" w:type="dxa"/>
            <w:shd w:val="clear" w:color="auto" w:fill="auto"/>
            <w:noWrap/>
            <w:vAlign w:val="center"/>
            <w:hideMark/>
          </w:tcPr>
          <w:p w14:paraId="647040C3" w14:textId="77777777" w:rsidR="002F011F" w:rsidRPr="006A3211" w:rsidRDefault="002F011F" w:rsidP="00253403">
            <w:pPr>
              <w:pStyle w:val="table"/>
            </w:pPr>
            <w:r w:rsidRPr="006A3211">
              <w:rPr>
                <w:rFonts w:hint="eastAsia"/>
              </w:rPr>
              <w:t>Tactics</w:t>
            </w:r>
          </w:p>
        </w:tc>
        <w:tc>
          <w:tcPr>
            <w:tcW w:w="1229" w:type="dxa"/>
            <w:shd w:val="clear" w:color="auto" w:fill="auto"/>
            <w:noWrap/>
            <w:vAlign w:val="center"/>
            <w:hideMark/>
          </w:tcPr>
          <w:p w14:paraId="417157A0" w14:textId="77777777" w:rsidR="002F011F" w:rsidRPr="006A3211" w:rsidRDefault="002F011F" w:rsidP="00253403">
            <w:pPr>
              <w:pStyle w:val="table"/>
            </w:pPr>
            <w:r w:rsidRPr="006A3211">
              <w:rPr>
                <w:rFonts w:hint="eastAsia"/>
              </w:rPr>
              <w:t>Performed</w:t>
            </w:r>
          </w:p>
        </w:tc>
        <w:tc>
          <w:tcPr>
            <w:tcW w:w="1016" w:type="dxa"/>
            <w:shd w:val="clear" w:color="auto" w:fill="auto"/>
            <w:noWrap/>
            <w:vAlign w:val="center"/>
            <w:hideMark/>
          </w:tcPr>
          <w:p w14:paraId="343B6659" w14:textId="77777777" w:rsidR="002F011F" w:rsidRPr="006A3211" w:rsidRDefault="002F011F" w:rsidP="00253403">
            <w:pPr>
              <w:pStyle w:val="table"/>
            </w:pPr>
            <w:r w:rsidRPr="006A3211">
              <w:rPr>
                <w:rFonts w:hint="eastAsia"/>
              </w:rPr>
              <w:t>Succeed</w:t>
            </w:r>
          </w:p>
        </w:tc>
        <w:tc>
          <w:tcPr>
            <w:tcW w:w="960" w:type="dxa"/>
            <w:shd w:val="clear" w:color="auto" w:fill="auto"/>
            <w:noWrap/>
            <w:vAlign w:val="center"/>
            <w:hideMark/>
          </w:tcPr>
          <w:p w14:paraId="65D23A46" w14:textId="77777777" w:rsidR="002F011F" w:rsidRPr="006A3211" w:rsidRDefault="002F011F" w:rsidP="00253403">
            <w:pPr>
              <w:pStyle w:val="table"/>
            </w:pPr>
            <w:r w:rsidRPr="006A3211">
              <w:rPr>
                <w:rFonts w:hint="eastAsia"/>
              </w:rPr>
              <w:t>Ratio</w:t>
            </w:r>
          </w:p>
        </w:tc>
      </w:tr>
      <w:tr w:rsidR="002F011F" w:rsidRPr="006A3211" w14:paraId="4C83D2A9" w14:textId="77777777" w:rsidTr="001568CE">
        <w:trPr>
          <w:trHeight w:val="288"/>
          <w:jc w:val="center"/>
        </w:trPr>
        <w:tc>
          <w:tcPr>
            <w:tcW w:w="2011" w:type="dxa"/>
            <w:shd w:val="clear" w:color="auto" w:fill="auto"/>
            <w:noWrap/>
            <w:vAlign w:val="center"/>
            <w:hideMark/>
          </w:tcPr>
          <w:p w14:paraId="5854571B" w14:textId="77777777" w:rsidR="002F011F" w:rsidRPr="006A3211" w:rsidRDefault="002F011F" w:rsidP="00253403">
            <w:pPr>
              <w:pStyle w:val="table"/>
            </w:pPr>
            <w:r w:rsidRPr="006A3211">
              <w:rPr>
                <w:rFonts w:hint="eastAsia"/>
              </w:rPr>
              <w:t>Counter Attack</w:t>
            </w:r>
          </w:p>
        </w:tc>
        <w:tc>
          <w:tcPr>
            <w:tcW w:w="1229" w:type="dxa"/>
            <w:shd w:val="clear" w:color="auto" w:fill="auto"/>
            <w:noWrap/>
            <w:vAlign w:val="center"/>
            <w:hideMark/>
          </w:tcPr>
          <w:p w14:paraId="369E87EB" w14:textId="77777777" w:rsidR="002F011F" w:rsidRPr="006A3211" w:rsidRDefault="002F011F" w:rsidP="00253403">
            <w:pPr>
              <w:pStyle w:val="table"/>
            </w:pPr>
            <w:r w:rsidRPr="006A3211">
              <w:rPr>
                <w:rFonts w:hint="eastAsia"/>
              </w:rPr>
              <w:t>903</w:t>
            </w:r>
          </w:p>
        </w:tc>
        <w:tc>
          <w:tcPr>
            <w:tcW w:w="1016" w:type="dxa"/>
            <w:shd w:val="clear" w:color="auto" w:fill="auto"/>
            <w:noWrap/>
            <w:vAlign w:val="center"/>
            <w:hideMark/>
          </w:tcPr>
          <w:p w14:paraId="7AD1056E" w14:textId="77777777" w:rsidR="002F011F" w:rsidRPr="006A3211" w:rsidRDefault="002F011F" w:rsidP="00253403">
            <w:pPr>
              <w:pStyle w:val="table"/>
            </w:pPr>
            <w:r w:rsidRPr="006A3211">
              <w:rPr>
                <w:rFonts w:hint="eastAsia"/>
              </w:rPr>
              <w:t>131</w:t>
            </w:r>
          </w:p>
        </w:tc>
        <w:tc>
          <w:tcPr>
            <w:tcW w:w="960" w:type="dxa"/>
            <w:shd w:val="clear" w:color="auto" w:fill="auto"/>
            <w:noWrap/>
            <w:vAlign w:val="center"/>
            <w:hideMark/>
          </w:tcPr>
          <w:p w14:paraId="3FCA3C9B" w14:textId="77777777" w:rsidR="002F011F" w:rsidRPr="006A3211" w:rsidRDefault="002F011F" w:rsidP="00253403">
            <w:pPr>
              <w:pStyle w:val="table"/>
            </w:pPr>
            <w:r w:rsidRPr="006A3211">
              <w:rPr>
                <w:rFonts w:hint="eastAsia"/>
              </w:rPr>
              <w:t>14.51%</w:t>
            </w:r>
          </w:p>
        </w:tc>
      </w:tr>
      <w:tr w:rsidR="002F011F" w:rsidRPr="006A3211" w14:paraId="1241BEEB" w14:textId="77777777" w:rsidTr="001568CE">
        <w:trPr>
          <w:trHeight w:val="288"/>
          <w:jc w:val="center"/>
        </w:trPr>
        <w:tc>
          <w:tcPr>
            <w:tcW w:w="2011" w:type="dxa"/>
            <w:shd w:val="clear" w:color="auto" w:fill="auto"/>
            <w:noWrap/>
            <w:vAlign w:val="center"/>
            <w:hideMark/>
          </w:tcPr>
          <w:p w14:paraId="78357AC1" w14:textId="77777777" w:rsidR="002F011F" w:rsidRPr="006A3211" w:rsidRDefault="002F011F" w:rsidP="00253403">
            <w:pPr>
              <w:pStyle w:val="table"/>
            </w:pPr>
            <w:r w:rsidRPr="006A3211">
              <w:rPr>
                <w:rFonts w:hint="eastAsia"/>
              </w:rPr>
              <w:t>Short Pass</w:t>
            </w:r>
          </w:p>
        </w:tc>
        <w:tc>
          <w:tcPr>
            <w:tcW w:w="1229" w:type="dxa"/>
            <w:shd w:val="clear" w:color="auto" w:fill="auto"/>
            <w:noWrap/>
            <w:vAlign w:val="center"/>
            <w:hideMark/>
          </w:tcPr>
          <w:p w14:paraId="36B32464" w14:textId="77777777" w:rsidR="002F011F" w:rsidRPr="006A3211" w:rsidRDefault="002F011F" w:rsidP="00253403">
            <w:pPr>
              <w:pStyle w:val="table"/>
            </w:pPr>
            <w:r w:rsidRPr="006A3211">
              <w:rPr>
                <w:rFonts w:hint="eastAsia"/>
              </w:rPr>
              <w:t>1874</w:t>
            </w:r>
          </w:p>
        </w:tc>
        <w:tc>
          <w:tcPr>
            <w:tcW w:w="1016" w:type="dxa"/>
            <w:shd w:val="clear" w:color="auto" w:fill="auto"/>
            <w:noWrap/>
            <w:vAlign w:val="center"/>
            <w:hideMark/>
          </w:tcPr>
          <w:p w14:paraId="1187E7EC" w14:textId="77777777" w:rsidR="002F011F" w:rsidRPr="006A3211" w:rsidRDefault="002F011F" w:rsidP="00253403">
            <w:pPr>
              <w:pStyle w:val="table"/>
            </w:pPr>
            <w:r w:rsidRPr="006A3211">
              <w:rPr>
                <w:rFonts w:hint="eastAsia"/>
              </w:rPr>
              <w:t>76</w:t>
            </w:r>
          </w:p>
        </w:tc>
        <w:tc>
          <w:tcPr>
            <w:tcW w:w="960" w:type="dxa"/>
            <w:shd w:val="clear" w:color="auto" w:fill="auto"/>
            <w:noWrap/>
            <w:vAlign w:val="center"/>
            <w:hideMark/>
          </w:tcPr>
          <w:p w14:paraId="25D9092D" w14:textId="77777777" w:rsidR="002F011F" w:rsidRPr="006A3211" w:rsidRDefault="002F011F" w:rsidP="00253403">
            <w:pPr>
              <w:pStyle w:val="table"/>
            </w:pPr>
            <w:r w:rsidRPr="006A3211">
              <w:rPr>
                <w:rFonts w:hint="eastAsia"/>
              </w:rPr>
              <w:t>4.06%</w:t>
            </w:r>
          </w:p>
        </w:tc>
      </w:tr>
    </w:tbl>
    <w:p w14:paraId="7F46005A" w14:textId="4BA9CDF0" w:rsidR="002F011F" w:rsidDel="00B55F80" w:rsidRDefault="002F011F" w:rsidP="00B55F80">
      <w:pPr>
        <w:ind w:firstLine="511"/>
        <w:rPr>
          <w:del w:id="305" w:author="向 佳雯" w:date="2020-02-17T22:32:00Z"/>
        </w:rPr>
      </w:pPr>
      <w:r>
        <w:t xml:space="preserve">According to the data, Counter Attack is more efficient than Short Pass, </w:t>
      </w:r>
      <w:r w:rsidR="00E91168">
        <w:t>though</w:t>
      </w:r>
      <w:ins w:id="306" w:author="向 佳雯" w:date="2020-02-17T22:32:00Z">
        <w:r w:rsidR="00B55F80" w:rsidRPr="00B55F80">
          <w:t xml:space="preserve"> Huskies use Short Pass more often than Counter Attacks.</w:t>
        </w:r>
      </w:ins>
      <w:ins w:id="307" w:author="向 佳雯" w:date="2020-02-17T22:33:00Z">
        <w:r w:rsidR="00B55F80">
          <w:t xml:space="preserve"> </w:t>
        </w:r>
      </w:ins>
      <w:del w:id="308" w:author="向 佳雯" w:date="2020-02-17T22:32:00Z">
        <w:r w:rsidDel="00B55F80">
          <w:delText>but the chance of Short Pass is higher than Counter Attack.</w:delText>
        </w:r>
      </w:del>
    </w:p>
    <w:p w14:paraId="24CC82BA" w14:textId="2702597D" w:rsidR="002F011F" w:rsidRPr="002F011F" w:rsidRDefault="002F011F" w:rsidP="000427C7">
      <w:pPr>
        <w:ind w:firstLine="511"/>
      </w:pPr>
      <w:r>
        <w:t>We admit there are other tactics in soccer, but it is hard for us to s</w:t>
      </w:r>
      <w:r w:rsidRPr="0020787D">
        <w:t>ummarize the characteristics of</w:t>
      </w:r>
      <w:r>
        <w:t xml:space="preserve"> all the tactics</w:t>
      </w:r>
      <w:ins w:id="309" w:author="向 佳雯" w:date="2020-02-17T22:33:00Z">
        <w:r w:rsidR="00B55F80" w:rsidRPr="00B55F80">
          <w:t xml:space="preserve"> because </w:t>
        </w:r>
      </w:ins>
      <w:r w:rsidR="0091343E">
        <w:t>of</w:t>
      </w:r>
      <w:ins w:id="310" w:author="向 佳雯" w:date="2020-02-17T22:33:00Z">
        <w:r w:rsidR="00B55F80" w:rsidRPr="00B55F80">
          <w:t xml:space="preserve"> sufficient data</w:t>
        </w:r>
      </w:ins>
      <w:r>
        <w:t xml:space="preserve">. </w:t>
      </w:r>
      <w:ins w:id="311" w:author="向 佳雯" w:date="2020-02-17T22:34:00Z">
        <w:r w:rsidR="00B55F80" w:rsidRPr="00B55F80">
          <w:t xml:space="preserve">Meanwhile, there are some defensive tactics that we have dismissed. And we also dismiss </w:t>
        </w:r>
        <w:r w:rsidR="00300451" w:rsidRPr="00B55F80">
          <w:t>rarely</w:t>
        </w:r>
      </w:ins>
      <w:r w:rsidR="0035772A">
        <w:t>-</w:t>
      </w:r>
      <w:ins w:id="312" w:author="向 佳雯" w:date="2020-02-17T22:34:00Z">
        <w:r w:rsidR="00300451" w:rsidRPr="00B55F80">
          <w:t>used</w:t>
        </w:r>
        <w:r w:rsidR="00B55F80" w:rsidRPr="00B55F80">
          <w:t xml:space="preserve"> tactic</w:t>
        </w:r>
        <w:r w:rsidR="00B55F80">
          <w:t>s</w:t>
        </w:r>
        <w:r w:rsidR="00B55F80" w:rsidRPr="00B55F80" w:rsidDel="00B55F80">
          <w:t xml:space="preserve"> </w:t>
        </w:r>
      </w:ins>
      <w:del w:id="313" w:author="向 佳雯" w:date="2020-02-17T22:34:00Z">
        <w:r w:rsidDel="00B55F80">
          <w:delText xml:space="preserve">And there are defend tactics we dismissed. The tactics rarely used we also dismissed </w:delText>
        </w:r>
      </w:del>
      <w:r>
        <w:t>because we believe tactics should be effective and hard to counter.</w:t>
      </w:r>
    </w:p>
    <w:p w14:paraId="231E0C6F" w14:textId="367B365F" w:rsidR="00A2283B" w:rsidRDefault="001B0387" w:rsidP="000427C7">
      <w:pPr>
        <w:pStyle w:val="1"/>
      </w:pPr>
      <w:bookmarkStart w:id="314" w:name="_Toc32879657"/>
      <w:r>
        <w:rPr>
          <w:rFonts w:hint="eastAsia"/>
        </w:rPr>
        <w:t>I</w:t>
      </w:r>
      <w:r>
        <w:t>dentify Indicators</w:t>
      </w:r>
      <w:bookmarkEnd w:id="314"/>
    </w:p>
    <w:p w14:paraId="1151B600" w14:textId="77777777" w:rsidR="00412534" w:rsidRDefault="00412534" w:rsidP="000427C7">
      <w:pPr>
        <w:ind w:firstLine="511"/>
      </w:pPr>
      <w:r>
        <w:t>We divide performance indicators into 3 parts: players, teamwork and team, listed below:</w:t>
      </w:r>
    </w:p>
    <w:p w14:paraId="0D46FE66" w14:textId="3B511248" w:rsidR="00412534" w:rsidRDefault="00412534" w:rsidP="00253403">
      <w:pPr>
        <w:pStyle w:val="table"/>
      </w:pPr>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12</w:t>
      </w:r>
      <w:r w:rsidR="00DE49B6">
        <w:rPr>
          <w:noProof/>
        </w:rPr>
        <w:fldChar w:fldCharType="end"/>
      </w:r>
      <w:r>
        <w:t xml:space="preserve"> </w:t>
      </w:r>
      <w:r>
        <w:rPr>
          <w:rFonts w:hint="eastAsia"/>
        </w:rPr>
        <w:t>:</w:t>
      </w:r>
      <w:r>
        <w:t xml:space="preserve"> List of indicators</w:t>
      </w:r>
    </w:p>
    <w:tbl>
      <w:tblPr>
        <w:tblStyle w:val="a6"/>
        <w:tblW w:w="0" w:type="auto"/>
        <w:jc w:val="center"/>
        <w:tblLook w:val="04A0" w:firstRow="1" w:lastRow="0" w:firstColumn="1" w:lastColumn="0" w:noHBand="0" w:noVBand="1"/>
      </w:tblPr>
      <w:tblGrid>
        <w:gridCol w:w="2765"/>
        <w:gridCol w:w="2765"/>
        <w:gridCol w:w="2766"/>
      </w:tblGrid>
      <w:tr w:rsidR="00412534" w:rsidRPr="0094130F" w14:paraId="1B917AF9" w14:textId="77777777" w:rsidTr="00412534">
        <w:trPr>
          <w:jc w:val="center"/>
        </w:trPr>
        <w:tc>
          <w:tcPr>
            <w:tcW w:w="2765" w:type="dxa"/>
          </w:tcPr>
          <w:p w14:paraId="0B4B83E3" w14:textId="77777777" w:rsidR="00412534" w:rsidRPr="0094130F" w:rsidRDefault="00412534" w:rsidP="00253403">
            <w:pPr>
              <w:pStyle w:val="table"/>
            </w:pPr>
            <w:r w:rsidRPr="0094130F">
              <w:rPr>
                <w:rFonts w:hint="eastAsia"/>
              </w:rPr>
              <w:t>P</w:t>
            </w:r>
            <w:r w:rsidRPr="0094130F">
              <w:t>layers</w:t>
            </w:r>
          </w:p>
        </w:tc>
        <w:tc>
          <w:tcPr>
            <w:tcW w:w="2765" w:type="dxa"/>
          </w:tcPr>
          <w:p w14:paraId="6B0F548F" w14:textId="77777777" w:rsidR="00412534" w:rsidRPr="0094130F" w:rsidRDefault="00412534" w:rsidP="00253403">
            <w:pPr>
              <w:pStyle w:val="table"/>
            </w:pPr>
            <w:r w:rsidRPr="0094130F">
              <w:rPr>
                <w:rFonts w:hint="eastAsia"/>
              </w:rPr>
              <w:t>T</w:t>
            </w:r>
            <w:r w:rsidRPr="0094130F">
              <w:t>eamwork</w:t>
            </w:r>
          </w:p>
        </w:tc>
        <w:tc>
          <w:tcPr>
            <w:tcW w:w="2766" w:type="dxa"/>
          </w:tcPr>
          <w:p w14:paraId="462BDB86" w14:textId="77777777" w:rsidR="00412534" w:rsidRPr="0094130F" w:rsidRDefault="00412534" w:rsidP="00253403">
            <w:pPr>
              <w:pStyle w:val="table"/>
            </w:pPr>
            <w:r w:rsidRPr="0094130F">
              <w:rPr>
                <w:rFonts w:hint="eastAsia"/>
              </w:rPr>
              <w:t>T</w:t>
            </w:r>
            <w:r w:rsidRPr="0094130F">
              <w:t>eam</w:t>
            </w:r>
          </w:p>
        </w:tc>
      </w:tr>
      <w:tr w:rsidR="002B2001" w14:paraId="355FB0E3" w14:textId="77777777" w:rsidTr="00412534">
        <w:trPr>
          <w:jc w:val="center"/>
        </w:trPr>
        <w:tc>
          <w:tcPr>
            <w:tcW w:w="2765" w:type="dxa"/>
          </w:tcPr>
          <w:p w14:paraId="37276D63" w14:textId="77777777" w:rsidR="002B2001" w:rsidRDefault="002B2001" w:rsidP="00253403">
            <w:pPr>
              <w:pStyle w:val="table"/>
            </w:pPr>
            <w:r>
              <w:t>Pass success rate</w:t>
            </w:r>
          </w:p>
        </w:tc>
        <w:tc>
          <w:tcPr>
            <w:tcW w:w="2765" w:type="dxa"/>
          </w:tcPr>
          <w:p w14:paraId="7E9C3B03" w14:textId="77777777" w:rsidR="002B2001" w:rsidRDefault="002B2001" w:rsidP="00253403">
            <w:pPr>
              <w:pStyle w:val="table"/>
            </w:pPr>
            <w:r>
              <w:t>Local collaboration</w:t>
            </w:r>
          </w:p>
        </w:tc>
        <w:tc>
          <w:tcPr>
            <w:tcW w:w="2766" w:type="dxa"/>
          </w:tcPr>
          <w:p w14:paraId="4A90F04E" w14:textId="08212E6A" w:rsidR="002B2001" w:rsidRDefault="002B2001" w:rsidP="00253403">
            <w:pPr>
              <w:pStyle w:val="table"/>
            </w:pPr>
            <w:r>
              <w:rPr>
                <w:rFonts w:hint="eastAsia"/>
              </w:rPr>
              <w:t>T</w:t>
            </w:r>
            <w:r>
              <w:t>eam formation</w:t>
            </w:r>
          </w:p>
        </w:tc>
      </w:tr>
      <w:tr w:rsidR="002B2001" w14:paraId="159B16AF" w14:textId="77777777" w:rsidTr="00412534">
        <w:trPr>
          <w:jc w:val="center"/>
        </w:trPr>
        <w:tc>
          <w:tcPr>
            <w:tcW w:w="2765" w:type="dxa"/>
          </w:tcPr>
          <w:p w14:paraId="3311B20F" w14:textId="77777777" w:rsidR="002B2001" w:rsidRDefault="002B2001" w:rsidP="00253403">
            <w:pPr>
              <w:pStyle w:val="table"/>
            </w:pPr>
            <w:r>
              <w:t>Duel ability</w:t>
            </w:r>
          </w:p>
        </w:tc>
        <w:tc>
          <w:tcPr>
            <w:tcW w:w="2765" w:type="dxa"/>
          </w:tcPr>
          <w:p w14:paraId="48E8A8C3" w14:textId="77777777" w:rsidR="002B2001" w:rsidRDefault="002B2001" w:rsidP="00253403">
            <w:pPr>
              <w:pStyle w:val="table"/>
            </w:pPr>
            <w:r>
              <w:t>Crucial chain</w:t>
            </w:r>
          </w:p>
        </w:tc>
        <w:tc>
          <w:tcPr>
            <w:tcW w:w="2766" w:type="dxa"/>
          </w:tcPr>
          <w:p w14:paraId="209F2D57" w14:textId="6379CDF4" w:rsidR="002B2001" w:rsidRDefault="002B2001" w:rsidP="00253403">
            <w:pPr>
              <w:pStyle w:val="table"/>
            </w:pPr>
            <w:r>
              <w:t>Flexibility</w:t>
            </w:r>
          </w:p>
        </w:tc>
      </w:tr>
      <w:tr w:rsidR="002B2001" w14:paraId="23FD63AB" w14:textId="77777777" w:rsidTr="00412534">
        <w:trPr>
          <w:jc w:val="center"/>
        </w:trPr>
        <w:tc>
          <w:tcPr>
            <w:tcW w:w="2765" w:type="dxa"/>
          </w:tcPr>
          <w:p w14:paraId="79C1F443" w14:textId="77777777" w:rsidR="002B2001" w:rsidRDefault="002B2001" w:rsidP="00253403">
            <w:pPr>
              <w:pStyle w:val="table"/>
            </w:pPr>
            <w:r>
              <w:t>Other abilities(ignored)</w:t>
            </w:r>
          </w:p>
        </w:tc>
        <w:tc>
          <w:tcPr>
            <w:tcW w:w="2765" w:type="dxa"/>
          </w:tcPr>
          <w:p w14:paraId="20C4B37D" w14:textId="03A11478" w:rsidR="002B2001" w:rsidRDefault="002B2001" w:rsidP="00253403">
            <w:pPr>
              <w:pStyle w:val="table"/>
            </w:pPr>
            <w:r>
              <w:t>Structural tactics</w:t>
            </w:r>
          </w:p>
        </w:tc>
        <w:tc>
          <w:tcPr>
            <w:tcW w:w="2766" w:type="dxa"/>
          </w:tcPr>
          <w:p w14:paraId="352693B5" w14:textId="4DE61F0B" w:rsidR="002B2001" w:rsidRDefault="002B2001" w:rsidP="00253403">
            <w:pPr>
              <w:pStyle w:val="table"/>
            </w:pPr>
            <w:r>
              <w:rPr>
                <w:rFonts w:hint="eastAsia"/>
              </w:rPr>
              <w:t>M</w:t>
            </w:r>
            <w:r>
              <w:t>entality</w:t>
            </w:r>
          </w:p>
        </w:tc>
      </w:tr>
    </w:tbl>
    <w:p w14:paraId="37773840" w14:textId="15A3067C" w:rsidR="00900512" w:rsidRDefault="00D81885" w:rsidP="000427C7">
      <w:pPr>
        <w:pStyle w:val="2"/>
        <w:spacing w:before="35"/>
      </w:pPr>
      <w:bookmarkStart w:id="315" w:name="_Toc32879658"/>
      <w:r>
        <w:rPr>
          <w:rFonts w:hint="eastAsia"/>
          <w:sz w:val="24"/>
        </w:rPr>
        <w:t>P</w:t>
      </w:r>
      <w:r w:rsidR="004E6E7D">
        <w:t>layer</w:t>
      </w:r>
      <w:r>
        <w:t xml:space="preserve"> Ability</w:t>
      </w:r>
      <w:bookmarkEnd w:id="315"/>
    </w:p>
    <w:p w14:paraId="7EEC19EC" w14:textId="521BFD6A" w:rsidR="00333791" w:rsidRDefault="00F419C4" w:rsidP="000427C7">
      <w:pPr>
        <w:ind w:firstLine="511"/>
      </w:pPr>
      <w:r w:rsidRPr="00F419C4">
        <w:t xml:space="preserve">Players’ abilities include pass success rate, duel ability and other abilities, among which we neglect other abilities because we do not have enough statistics both of Huskies and the opponents. As the two </w:t>
      </w:r>
      <w:del w:id="316" w:author="向 佳雯" w:date="2020-02-17T22:34:00Z">
        <w:r w:rsidRPr="00F419C4" w:rsidDel="00B55F80">
          <w:delText xml:space="preserve">indexes </w:delText>
        </w:r>
      </w:del>
      <w:ins w:id="317" w:author="向 佳雯" w:date="2020-02-17T22:34:00Z">
        <w:r w:rsidR="00B55F80">
          <w:t>indi</w:t>
        </w:r>
      </w:ins>
      <w:ins w:id="318" w:author="向 佳雯" w:date="2020-02-17T22:35:00Z">
        <w:r w:rsidR="00B55F80">
          <w:t>ces</w:t>
        </w:r>
      </w:ins>
      <w:ins w:id="319" w:author="向 佳雯" w:date="2020-02-17T22:34:00Z">
        <w:r w:rsidR="00B55F80" w:rsidRPr="00F419C4">
          <w:t xml:space="preserve"> </w:t>
        </w:r>
      </w:ins>
      <w:r w:rsidRPr="00F419C4">
        <w:t xml:space="preserve">are of nearly the same importance, they share the same importance ratio. </w:t>
      </w:r>
      <w:ins w:id="320" w:author="向 佳雯" w:date="2020-02-17T22:35:00Z">
        <w:r w:rsidR="00B55F80" w:rsidRPr="00B55F80">
          <w:t>However, good players should account for a larger proportion of the team, as he</w:t>
        </w:r>
      </w:ins>
      <w:r w:rsidR="00567766">
        <w:t xml:space="preserve"> </w:t>
      </w:r>
      <w:r w:rsidR="00041E78">
        <w:t xml:space="preserve">has </w:t>
      </w:r>
      <w:ins w:id="321" w:author="向 佳雯" w:date="2020-02-17T22:35:00Z">
        <w:r w:rsidR="00B55F80" w:rsidRPr="00B55F80">
          <w:t xml:space="preserve">more chance to </w:t>
        </w:r>
      </w:ins>
      <w:r w:rsidR="004B6977">
        <w:t>lead off</w:t>
      </w:r>
      <w:r w:rsidR="00D946B9">
        <w:t xml:space="preserve"> an attack</w:t>
      </w:r>
      <w:ins w:id="322" w:author="向 佳雯" w:date="2020-02-17T22:35:00Z">
        <w:r w:rsidR="00B55F80" w:rsidRPr="00B55F80">
          <w:t>, which may change the outcome of the game.</w:t>
        </w:r>
        <w:r w:rsidR="00B55F80">
          <w:t xml:space="preserve"> </w:t>
        </w:r>
      </w:ins>
      <w:del w:id="323" w:author="向 佳雯" w:date="2020-02-17T22:35:00Z">
        <w:r w:rsidRPr="00F419C4" w:rsidDel="00B55F80">
          <w:delText xml:space="preserve">However, outstanding players should earn more weight in team formation because he made most of shots, probably change the result of the game. </w:delText>
        </w:r>
      </w:del>
      <w:r w:rsidRPr="00F419C4">
        <w:t xml:space="preserve">For instance, among the players listed in Huskies’, player </w:t>
      </w:r>
      <w:r>
        <w:t>Huskies_</w:t>
      </w:r>
      <w:r w:rsidRPr="00F419C4">
        <w:t>F2 takes part in most of the attacks, result in his outstanding ability.</w:t>
      </w:r>
    </w:p>
    <w:p w14:paraId="0B2BE102" w14:textId="14E70994" w:rsidR="00D33CE6" w:rsidRDefault="00B64374" w:rsidP="000427C7">
      <w:pPr>
        <w:pStyle w:val="2"/>
        <w:spacing w:before="35"/>
      </w:pPr>
      <w:bookmarkStart w:id="324" w:name="_Toc32879659"/>
      <w:r>
        <w:t xml:space="preserve">Collaboration </w:t>
      </w:r>
      <w:r w:rsidR="009C0E66">
        <w:t>&amp;</w:t>
      </w:r>
      <w:r>
        <w:t xml:space="preserve"> </w:t>
      </w:r>
      <w:r w:rsidR="00E83DEB">
        <w:t>C</w:t>
      </w:r>
      <w:r>
        <w:t xml:space="preserve">rucial </w:t>
      </w:r>
      <w:r w:rsidR="00E83DEB">
        <w:t>C</w:t>
      </w:r>
      <w:r>
        <w:t>hain</w:t>
      </w:r>
      <w:bookmarkEnd w:id="324"/>
    </w:p>
    <w:p w14:paraId="56E0DCB3" w14:textId="1CF08DDC" w:rsidR="009F3AED" w:rsidRPr="009F3AED" w:rsidRDefault="009F3AED" w:rsidP="000427C7">
      <w:pPr>
        <w:ind w:firstLine="511"/>
      </w:pPr>
      <w:r w:rsidRPr="009F3AED">
        <w:t xml:space="preserve">The dyadic and the triadic configurations play a significant role, also defined as crucial chain in teamwork and they have a huge effect on the outcome of a game. Appropriate cooperation can </w:t>
      </w:r>
      <w:ins w:id="325" w:author="向 佳雯" w:date="2020-02-17T22:36:00Z">
        <w:r w:rsidR="00B55F80" w:rsidRPr="00B55F80">
          <w:t xml:space="preserve">motivate players so that they can reach their goals better and faster in </w:t>
        </w:r>
      </w:ins>
      <w:r w:rsidR="0035772A" w:rsidRPr="00B55F80">
        <w:t xml:space="preserve">teamwork. </w:t>
      </w:r>
      <w:del w:id="326" w:author="向 佳雯" w:date="2020-02-17T22:36:00Z">
        <w:r w:rsidRPr="009F3AED" w:rsidDel="00B55F80">
          <w:delText xml:space="preserve">bring into play the players’ abilities. </w:delText>
        </w:r>
      </w:del>
      <w:r w:rsidRPr="009F3AED">
        <w:t>In other words, suitable chain can maximize players’ ability and performance in perfect unison, just like a “golden pair”.</w:t>
      </w:r>
    </w:p>
    <w:p w14:paraId="5B01F3BA" w14:textId="5D18A656" w:rsidR="005B05CB" w:rsidRPr="005B05CB" w:rsidRDefault="001A76A3" w:rsidP="000427C7">
      <w:pPr>
        <w:pStyle w:val="2"/>
        <w:spacing w:before="35"/>
      </w:pPr>
      <w:bookmarkStart w:id="327" w:name="_Toc32879660"/>
      <w:r>
        <w:t>Tactics</w:t>
      </w:r>
      <w:bookmarkEnd w:id="327"/>
    </w:p>
    <w:p w14:paraId="7D3AAB2B" w14:textId="0B7ADA45" w:rsidR="00B76696" w:rsidRDefault="00B76696" w:rsidP="000427C7">
      <w:pPr>
        <w:ind w:firstLine="511"/>
      </w:pPr>
      <w:r w:rsidRPr="00B76696">
        <w:t>Different from local collaboration, a tactic is a strategy for the whole team</w:t>
      </w:r>
      <w:del w:id="328" w:author="向 佳雯" w:date="2020-02-17T22:36:00Z">
        <w:r w:rsidRPr="00B76696" w:rsidDel="00B55F80">
          <w:delText xml:space="preserve"> to execute</w:delText>
        </w:r>
      </w:del>
      <w:r w:rsidRPr="00B76696">
        <w:t xml:space="preserve">. </w:t>
      </w:r>
      <w:r w:rsidR="00001A97">
        <w:t>Tactics</w:t>
      </w:r>
      <w:r w:rsidRPr="00B76696">
        <w:t xml:space="preserve"> </w:t>
      </w:r>
      <w:del w:id="329" w:author="向 佳雯" w:date="2020-02-17T22:37:00Z">
        <w:r w:rsidRPr="00B76696" w:rsidDel="001E7E72">
          <w:lastRenderedPageBreak/>
          <w:delText xml:space="preserve">controls </w:delText>
        </w:r>
      </w:del>
      <w:ins w:id="330" w:author="向 佳雯" w:date="2020-02-17T22:37:00Z">
        <w:r w:rsidR="001E7E72">
          <w:t>include</w:t>
        </w:r>
        <w:r w:rsidR="001E7E72" w:rsidRPr="00B76696">
          <w:t xml:space="preserve"> </w:t>
        </w:r>
      </w:ins>
      <w:r w:rsidRPr="00B76696">
        <w:t>the attack chain’s actions and</w:t>
      </w:r>
      <w:r w:rsidR="005C7C96">
        <w:t xml:space="preserve"> moreover influence</w:t>
      </w:r>
      <w:r w:rsidRPr="00B76696">
        <w:t xml:space="preserve"> the flow of matches</w:t>
      </w:r>
      <w:ins w:id="331" w:author="向 佳雯" w:date="2020-02-17T22:37:00Z">
        <w:r w:rsidR="001E7E72" w:rsidRPr="001E7E72">
          <w:rPr>
            <w:kern w:val="0"/>
          </w:rPr>
          <w:t xml:space="preserve"> </w:t>
        </w:r>
      </w:ins>
      <w:r w:rsidR="00750848">
        <w:rPr>
          <w:kern w:val="0"/>
        </w:rPr>
        <w:t>a</w:t>
      </w:r>
      <w:ins w:id="332" w:author="向 佳雯" w:date="2020-02-17T22:37:00Z">
        <w:r w:rsidR="001E7E72" w:rsidRPr="001E7E72">
          <w:t>s well as the outcome of a game</w:t>
        </w:r>
        <w:r w:rsidR="001E7E72">
          <w:rPr>
            <w:rFonts w:hint="eastAsia"/>
          </w:rPr>
          <w:t>.</w:t>
        </w:r>
        <w:r w:rsidR="001E7E72">
          <w:t xml:space="preserve"> </w:t>
        </w:r>
      </w:ins>
      <w:del w:id="333" w:author="向 佳雯" w:date="2020-02-17T22:37:00Z">
        <w:r w:rsidRPr="00B76696" w:rsidDel="001E7E72">
          <w:delText>, results in outcome of a gam</w:delText>
        </w:r>
      </w:del>
      <w:r w:rsidRPr="00B76696">
        <w:t>Tactic can control the flow of a match, for instance, team can attack actively when fell behind and shrink defend when</w:t>
      </w:r>
      <w:ins w:id="334" w:author="向 佳雯" w:date="2020-02-17T22:38:00Z">
        <w:r w:rsidR="001E7E72">
          <w:t xml:space="preserve"> in the lead</w:t>
        </w:r>
      </w:ins>
      <w:del w:id="335" w:author="向 佳雯" w:date="2020-02-17T22:38:00Z">
        <w:r w:rsidRPr="00B76696" w:rsidDel="001E7E72">
          <w:delText xml:space="preserve"> taken led and make their opponent at a loss</w:delText>
        </w:r>
      </w:del>
      <w:r w:rsidRPr="00B76696">
        <w:t>. Moreover, a team can use suitable tactics to earn more goal difference and get a better rank in the season.</w:t>
      </w:r>
    </w:p>
    <w:p w14:paraId="6B623A0D" w14:textId="4227F798" w:rsidR="008F65DC" w:rsidRDefault="00C8729C" w:rsidP="000427C7">
      <w:pPr>
        <w:pStyle w:val="2"/>
        <w:spacing w:before="35"/>
      </w:pPr>
      <w:bookmarkStart w:id="336" w:name="_Toc32879661"/>
      <w:r>
        <w:rPr>
          <w:rFonts w:hint="eastAsia"/>
        </w:rPr>
        <w:t>F</w:t>
      </w:r>
      <w:r>
        <w:t>lexibility</w:t>
      </w:r>
      <w:bookmarkEnd w:id="336"/>
    </w:p>
    <w:p w14:paraId="71809129" w14:textId="70745C72" w:rsidR="005801CC" w:rsidRDefault="005801CC" w:rsidP="000427C7">
      <w:pPr>
        <w:ind w:firstLine="511"/>
      </w:pPr>
      <w:r>
        <w:rPr>
          <w:rFonts w:hint="eastAsia"/>
        </w:rPr>
        <w:t>We</w:t>
      </w:r>
      <w:r>
        <w:t xml:space="preserve"> want to take </w:t>
      </w:r>
      <w:r w:rsidR="009D5151">
        <w:fldChar w:fldCharType="begin"/>
      </w:r>
      <w:r w:rsidR="009D5151">
        <w:instrText xml:space="preserve"> REF _Ref32717998 \h </w:instrText>
      </w:r>
      <w:r w:rsidR="009D5151">
        <w:fldChar w:fldCharType="separate"/>
      </w:r>
      <w:r w:rsidR="00C5312E">
        <w:t xml:space="preserve">Table </w:t>
      </w:r>
      <w:r w:rsidR="00C5312E">
        <w:rPr>
          <w:noProof/>
        </w:rPr>
        <w:t>10</w:t>
      </w:r>
      <w:r w:rsidR="00C5312E">
        <w:t xml:space="preserve"> </w:t>
      </w:r>
      <w:r w:rsidR="00C5312E">
        <w:rPr>
          <w:rFonts w:hint="eastAsia"/>
        </w:rPr>
        <w:t>:</w:t>
      </w:r>
      <w:r w:rsidR="00C5312E">
        <w:t xml:space="preserve"> Huskies same opponent data</w:t>
      </w:r>
      <w:r w:rsidR="009D5151">
        <w:fldChar w:fldCharType="end"/>
      </w:r>
      <w:r w:rsidR="009D5151">
        <w:t xml:space="preserve"> </w:t>
      </w:r>
      <w:r w:rsidR="003D662A">
        <w:t xml:space="preserve">as the </w:t>
      </w:r>
      <w:r w:rsidR="00884188">
        <w:t>resource of team’</w:t>
      </w:r>
      <w:r w:rsidR="00990879">
        <w:t xml:space="preserve">s flexibility. </w:t>
      </w:r>
      <w:r w:rsidR="00B02E3A">
        <w:t xml:space="preserve">When meeting an opponent, </w:t>
      </w:r>
      <w:r w:rsidR="00B44451">
        <w:t xml:space="preserve">a </w:t>
      </w:r>
      <w:r w:rsidR="0003643C">
        <w:t>team</w:t>
      </w:r>
      <w:ins w:id="337" w:author="向 佳雯" w:date="2020-02-17T22:38:00Z">
        <w:r w:rsidR="001E7E72" w:rsidRPr="001E7E72">
          <w:t xml:space="preserve"> will adopt a more targeted and effective strategy to deal with. </w:t>
        </w:r>
      </w:ins>
      <w:del w:id="338" w:author="向 佳雯" w:date="2020-02-17T22:38:00Z">
        <w:r w:rsidR="00B02E3A" w:rsidDel="001E7E72">
          <w:delText xml:space="preserve">the second time team meets it </w:delText>
        </w:r>
        <w:r w:rsidR="00B21724" w:rsidDel="001E7E72">
          <w:delText xml:space="preserve">should be more </w:delText>
        </w:r>
        <w:r w:rsidR="0044384D" w:rsidRPr="0044384D" w:rsidDel="001E7E72">
          <w:delText>experienced</w:delText>
        </w:r>
        <w:r w:rsidR="0044384D" w:rsidDel="001E7E72">
          <w:delText xml:space="preserve">. </w:delText>
        </w:r>
      </w:del>
      <w:r w:rsidR="0044384D">
        <w:t xml:space="preserve">The </w:t>
      </w:r>
      <w:del w:id="339" w:author="向 佳雯" w:date="2020-02-17T22:39:00Z">
        <w:r w:rsidR="0044384D" w:rsidDel="001E7E72">
          <w:delText xml:space="preserve">better </w:delText>
        </w:r>
      </w:del>
      <w:ins w:id="340" w:author="向 佳雯" w:date="2020-02-17T22:39:00Z">
        <w:r w:rsidR="001E7E72">
          <w:t xml:space="preserve">more </w:t>
        </w:r>
      </w:ins>
      <w:r w:rsidR="0044384D">
        <w:t>flexible a team is, the greater chance it</w:t>
      </w:r>
      <w:r w:rsidR="00C50337">
        <w:t xml:space="preserve"> has to </w:t>
      </w:r>
      <w:r w:rsidR="00E57AB7">
        <w:t xml:space="preserve">win again or </w:t>
      </w:r>
      <w:r w:rsidR="005037CE">
        <w:t xml:space="preserve">maintain tie or </w:t>
      </w:r>
      <w:r w:rsidR="00414372">
        <w:t>turn the tables.</w:t>
      </w:r>
      <w:r w:rsidR="004A7066">
        <w:t xml:space="preserve"> </w:t>
      </w:r>
      <w:commentRangeStart w:id="341"/>
      <w:r w:rsidR="004A7066">
        <w:t xml:space="preserve">The </w:t>
      </w:r>
      <w:r w:rsidR="00D475A1">
        <w:rPr>
          <w:rFonts w:hint="eastAsia"/>
        </w:rPr>
        <w:t>less</w:t>
      </w:r>
      <w:r w:rsidR="00D475A1">
        <w:t xml:space="preserve"> </w:t>
      </w:r>
      <w:r w:rsidR="004A7066">
        <w:t xml:space="preserve">flexible a team is, the greater chance it has to </w:t>
      </w:r>
      <w:r w:rsidR="0029251B">
        <w:t xml:space="preserve">turn </w:t>
      </w:r>
      <w:r w:rsidR="0029251B" w:rsidRPr="0029251B">
        <w:t>victory to defeat</w:t>
      </w:r>
      <w:r w:rsidR="0021509B">
        <w:t xml:space="preserve"> or tie.</w:t>
      </w:r>
      <w:commentRangeEnd w:id="341"/>
      <w:r w:rsidR="00154E9E">
        <w:rPr>
          <w:rStyle w:val="aa"/>
        </w:rPr>
        <w:commentReference w:id="341"/>
      </w:r>
    </w:p>
    <w:p w14:paraId="7DE648C2" w14:textId="3E7A32CB" w:rsidR="00B36410" w:rsidRDefault="00CB0D1C" w:rsidP="000427C7">
      <w:pPr>
        <w:ind w:firstLine="511"/>
      </w:pPr>
      <w:r>
        <w:t xml:space="preserve">We also think that during one match, if the opponent always </w:t>
      </w:r>
      <w:r w:rsidR="00E56D1A">
        <w:t>uses</w:t>
      </w:r>
      <w:r>
        <w:t xml:space="preserve"> same tactics to attack, the ratio of successful defend should be higher because</w:t>
      </w:r>
      <w:del w:id="342" w:author="向 佳雯" w:date="2020-02-17T22:39:00Z">
        <w:r w:rsidDel="001E7E72">
          <w:delText xml:space="preserve"> experienced</w:delText>
        </w:r>
      </w:del>
      <w:ins w:id="343" w:author="向 佳雯" w:date="2020-02-17T22:39:00Z">
        <w:r w:rsidR="001E7E72">
          <w:t xml:space="preserve"> of the rich experience</w:t>
        </w:r>
      </w:ins>
      <w:r>
        <w:t>.</w:t>
      </w:r>
      <w:r w:rsidR="009F2E87">
        <w:t xml:space="preserve"> But we fail to count it because </w:t>
      </w:r>
      <w:r w:rsidR="00276979">
        <w:t xml:space="preserve">it is hard to identify </w:t>
      </w:r>
      <w:r w:rsidR="00817441">
        <w:t>specific</w:t>
      </w:r>
      <w:r w:rsidR="00276979">
        <w:t xml:space="preserve"> </w:t>
      </w:r>
      <w:r w:rsidR="00ED3347">
        <w:t>tactics.</w:t>
      </w:r>
    </w:p>
    <w:p w14:paraId="0036F546" w14:textId="6B8647EC" w:rsidR="000F5318" w:rsidRDefault="00C002C1" w:rsidP="000427C7">
      <w:pPr>
        <w:pStyle w:val="2"/>
        <w:spacing w:before="35"/>
      </w:pPr>
      <w:bookmarkStart w:id="344" w:name="_Toc32879662"/>
      <w:r>
        <w:rPr>
          <w:rFonts w:hint="eastAsia"/>
        </w:rPr>
        <w:t>M</w:t>
      </w:r>
      <w:r>
        <w:t>entality</w:t>
      </w:r>
      <w:bookmarkEnd w:id="344"/>
    </w:p>
    <w:p w14:paraId="23E82E43" w14:textId="597FE3E9" w:rsidR="00715EC3" w:rsidRDefault="00DB45FD" w:rsidP="000427C7">
      <w:pPr>
        <w:ind w:firstLine="511"/>
      </w:pPr>
      <w:r>
        <w:rPr>
          <w:rFonts w:hint="eastAsia"/>
        </w:rPr>
        <w:t>W</w:t>
      </w:r>
      <w:r>
        <w:t xml:space="preserve">e consider </w:t>
      </w:r>
      <w:r w:rsidR="00F6044C">
        <w:fldChar w:fldCharType="begin"/>
      </w:r>
      <w:r w:rsidR="00F6044C">
        <w:instrText xml:space="preserve"> REF _Ref32718659 \h </w:instrText>
      </w:r>
      <w:r w:rsidR="00F6044C">
        <w:fldChar w:fldCharType="separate"/>
      </w:r>
      <w:r w:rsidR="00C5312E">
        <w:t xml:space="preserve">Table </w:t>
      </w:r>
      <w:r w:rsidR="00C5312E">
        <w:rPr>
          <w:noProof/>
        </w:rPr>
        <w:t>9</w:t>
      </w:r>
      <w:r w:rsidR="00C5312E">
        <w:t xml:space="preserve"> : Huskies side data</w:t>
      </w:r>
      <w:r w:rsidR="00F6044C">
        <w:fldChar w:fldCharType="end"/>
      </w:r>
      <w:r w:rsidR="00F6044C">
        <w:t xml:space="preserve"> to measure</w:t>
      </w:r>
      <w:r w:rsidR="00DE0926">
        <w:t xml:space="preserve"> the ability to control</w:t>
      </w:r>
      <w:r w:rsidR="00F6044C">
        <w:t xml:space="preserve"> mentality of one team.</w:t>
      </w:r>
      <w:r w:rsidR="00416AA0">
        <w:t xml:space="preserve"> </w:t>
      </w:r>
      <w:r w:rsidR="00627E06">
        <w:t xml:space="preserve">In soccer, the </w:t>
      </w:r>
      <w:r w:rsidR="00EB4311">
        <w:t>home</w:t>
      </w:r>
      <w:r w:rsidR="00454C1E">
        <w:t xml:space="preserve"> advantage</w:t>
      </w:r>
      <w:r w:rsidR="00627E06">
        <w:t xml:space="preserve"> is very important.</w:t>
      </w:r>
      <w:r w:rsidR="001A7AD0">
        <w:t xml:space="preserve"> One team have more chance to win home than win side even facing same opponent</w:t>
      </w:r>
      <w:r w:rsidR="004124FE">
        <w:t>, because</w:t>
      </w:r>
      <w:ins w:id="345" w:author="向 佳雯" w:date="2020-02-17T22:40:00Z">
        <w:r w:rsidR="002D0884">
          <w:t xml:space="preserve"> of</w:t>
        </w:r>
      </w:ins>
      <w:r w:rsidR="004124FE">
        <w:t xml:space="preserve"> the </w:t>
      </w:r>
      <w:r w:rsidR="00F92A9C">
        <w:t>fans, environment and even judges</w:t>
      </w:r>
      <w:r w:rsidR="001A7AD0">
        <w:t>.</w:t>
      </w:r>
      <w:r w:rsidR="002C0106">
        <w:t xml:space="preserve"> </w:t>
      </w:r>
      <w:r w:rsidR="00E56D1A">
        <w:t>So,</w:t>
      </w:r>
      <w:r w:rsidR="002C0106">
        <w:t xml:space="preserve"> </w:t>
      </w:r>
      <w:r w:rsidR="00B17D63">
        <w:t xml:space="preserve">with </w:t>
      </w:r>
      <w:r w:rsidR="00001A3A">
        <w:t xml:space="preserve">pressure from </w:t>
      </w:r>
      <w:r w:rsidR="002139D4">
        <w:t xml:space="preserve">fighting away home, the better ability to control mentality a team has, the </w:t>
      </w:r>
      <w:r w:rsidR="00C46617">
        <w:t xml:space="preserve">more chance it has to </w:t>
      </w:r>
      <w:r w:rsidR="008F2112">
        <w:t>win away.</w:t>
      </w:r>
    </w:p>
    <w:p w14:paraId="040D174A" w14:textId="1C2D37D3" w:rsidR="00253B74" w:rsidRDefault="00253B74" w:rsidP="000427C7">
      <w:pPr>
        <w:pStyle w:val="2"/>
        <w:spacing w:before="35"/>
      </w:pPr>
      <w:bookmarkStart w:id="346" w:name="_Toc32879663"/>
      <w:r>
        <w:rPr>
          <w:rFonts w:hint="eastAsia"/>
        </w:rPr>
        <w:t>Team</w:t>
      </w:r>
      <w:r w:rsidR="00D93307">
        <w:t xml:space="preserve"> </w:t>
      </w:r>
      <w:r w:rsidR="00D93307">
        <w:rPr>
          <w:rFonts w:hint="eastAsia"/>
        </w:rPr>
        <w:t>F</w:t>
      </w:r>
      <w:r>
        <w:t>ormation</w:t>
      </w:r>
      <w:bookmarkEnd w:id="346"/>
    </w:p>
    <w:p w14:paraId="5B2C3A20" w14:textId="58B73B34" w:rsidR="00B76696" w:rsidRPr="00B76696" w:rsidRDefault="00B76696" w:rsidP="000427C7">
      <w:pPr>
        <w:ind w:firstLine="511"/>
      </w:pPr>
      <w:r w:rsidRPr="00B76696">
        <w:t>A soccer team is cons</w:t>
      </w:r>
      <w:r w:rsidR="000A313D">
        <w:t>isted of 4 parts: Forwarder (F)</w:t>
      </w:r>
      <w:r w:rsidRPr="00B76696">
        <w:t>, midfield (M) , defense (D) and goal</w:t>
      </w:r>
      <w:r w:rsidR="009F3996">
        <w:t xml:space="preserve"> </w:t>
      </w:r>
      <w:r w:rsidRPr="00B76696">
        <w:t xml:space="preserve">keeper (G) . In a soccer team, we often use 4-4-2 or 4-4-3, etc. Opposing to various opponents makes us use different formations to get a higher probability to win.  If we put appropriate player on all of the right position, the team will function more effectively and efficiently. In most cases, a team should put their best players in their starting line-up. However, when facing different opponents, a team should adopt different formations to get a better </w:t>
      </w:r>
      <w:commentRangeStart w:id="347"/>
      <w:r w:rsidRPr="00B76696">
        <w:t>outcome</w:t>
      </w:r>
      <w:commentRangeEnd w:id="347"/>
      <w:r w:rsidR="00C83AFF">
        <w:rPr>
          <w:rStyle w:val="aa"/>
        </w:rPr>
        <w:commentReference w:id="347"/>
      </w:r>
      <w:r w:rsidRPr="00B76696">
        <w:t>.</w:t>
      </w:r>
    </w:p>
    <w:p w14:paraId="1905377C" w14:textId="3D6E8DA4" w:rsidR="000474D3" w:rsidRDefault="000474D3" w:rsidP="000427C7">
      <w:pPr>
        <w:pStyle w:val="1"/>
      </w:pPr>
      <w:bookmarkStart w:id="348" w:name="_Toc32879664"/>
      <w:r>
        <w:t>Model</w:t>
      </w:r>
      <w:bookmarkEnd w:id="348"/>
    </w:p>
    <w:p w14:paraId="49F5C2E7" w14:textId="04D7D203" w:rsidR="00E058A4" w:rsidRDefault="002768AC" w:rsidP="000427C7">
      <w:pPr>
        <w:ind w:firstLine="511"/>
      </w:pPr>
      <w:r w:rsidRPr="002768AC">
        <w:t>Among the 3 part of indicators, including single player’s ability, teamwork (including local collaboration and crucial chain) and strategies of the whole team, we give the individual’s ability</w:t>
      </w:r>
      <w:r w:rsidR="00115D5B">
        <w:t xml:space="preserve"> the most weight, because we believe </w:t>
      </w:r>
      <w:r w:rsidR="00ED3D9F">
        <w:t xml:space="preserve">each small move </w:t>
      </w:r>
      <w:r w:rsidR="00ED3D9F">
        <w:rPr>
          <w:rFonts w:hint="eastAsia"/>
        </w:rPr>
        <w:t>bring</w:t>
      </w:r>
      <w:r w:rsidR="00ED3D9F">
        <w:t xml:space="preserve">s </w:t>
      </w:r>
      <w:r w:rsidR="00115D5B">
        <w:t>the victory</w:t>
      </w:r>
      <w:r w:rsidRPr="002768AC">
        <w:t xml:space="preserve">. Then comes the </w:t>
      </w:r>
      <w:del w:id="349" w:author="向 佳雯" w:date="2020-02-17T22:41:00Z">
        <w:r w:rsidRPr="002768AC" w:rsidDel="002D0884">
          <w:delText xml:space="preserve">small range </w:delText>
        </w:r>
      </w:del>
      <w:r w:rsidRPr="002768AC">
        <w:t>cooperation</w:t>
      </w:r>
      <w:ins w:id="350" w:author="向 佳雯" w:date="2020-02-17T22:41:00Z">
        <w:r w:rsidR="002D0884">
          <w:t xml:space="preserve"> on a small</w:t>
        </w:r>
      </w:ins>
      <w:ins w:id="351" w:author="向 佳雯" w:date="2020-02-17T22:42:00Z">
        <w:r w:rsidR="002D0884">
          <w:t xml:space="preserve"> scale</w:t>
        </w:r>
      </w:ins>
      <w:r w:rsidRPr="002768AC">
        <w:t>, such as collaboration of 2 or 3 players. At last, although team tactics and mentality affect the result, they won’t share much significance in our model.</w:t>
      </w:r>
    </w:p>
    <w:p w14:paraId="36F3F562" w14:textId="701A8256" w:rsidR="00B37DAE" w:rsidRPr="00C62483" w:rsidRDefault="00B37DAE" w:rsidP="000427C7">
      <w:pPr>
        <w:ind w:firstLine="511"/>
      </w:pPr>
      <w:r>
        <w:t xml:space="preserve">Our model includes 3 parts, structural, configurational and dynamic aspects. </w:t>
      </w:r>
    </w:p>
    <w:p w14:paraId="6A1B6830" w14:textId="5E7195CA" w:rsidR="00451799" w:rsidRDefault="00E4556F" w:rsidP="000427C7">
      <w:pPr>
        <w:pStyle w:val="2"/>
        <w:spacing w:before="35"/>
      </w:pPr>
      <w:bookmarkStart w:id="352" w:name="_Toc32879665"/>
      <w:r>
        <w:rPr>
          <w:rFonts w:hint="eastAsia"/>
        </w:rPr>
        <w:t>S</w:t>
      </w:r>
      <w:r w:rsidRPr="00E4556F">
        <w:t>tructural</w:t>
      </w:r>
      <w:r>
        <w:t xml:space="preserve"> Aspect</w:t>
      </w:r>
      <w:bookmarkEnd w:id="352"/>
    </w:p>
    <w:p w14:paraId="561B5328" w14:textId="61759F4F" w:rsidR="000D09D8" w:rsidRDefault="00702FCF" w:rsidP="000427C7">
      <w:pPr>
        <w:ind w:firstLine="511"/>
      </w:pPr>
      <w:r>
        <w:rPr>
          <w:rFonts w:hint="eastAsia"/>
        </w:rPr>
        <w:t>W</w:t>
      </w:r>
      <w:r w:rsidR="001B7CFA">
        <w:t>e consider ability of</w:t>
      </w:r>
      <w:r>
        <w:t xml:space="preserve"> first eleven</w:t>
      </w:r>
      <w:r w:rsidR="00CB03C5">
        <w:t xml:space="preserve"> formation </w:t>
      </w:r>
      <w:r>
        <w:t>addition with three reserve players</w:t>
      </w:r>
      <w:r w:rsidR="00EC2260">
        <w:t xml:space="preserve"> as </w:t>
      </w:r>
      <w:r w:rsidR="00493190">
        <w:t>structural</w:t>
      </w:r>
      <w:r w:rsidR="00F75008">
        <w:t xml:space="preserve"> ability</w:t>
      </w:r>
      <w:r w:rsidR="00DC1B0D">
        <w:t xml:space="preserve"> </w:t>
      </w:r>
      <w:r w:rsidR="00B42317">
        <w:t xml:space="preserve">score </w:t>
      </w:r>
      <w:r w:rsidR="00DC1B0D">
        <w:t xml:space="preserve">of </w:t>
      </w:r>
      <w:r w:rsidR="00E56D1A">
        <w:t xml:space="preserve">a </w:t>
      </w:r>
      <w:r w:rsidR="00DC1B0D">
        <w:t>team</w:t>
      </w:r>
      <w:r w:rsidR="007A0CAF">
        <w:t xml:space="preserve"> which we denoted as</w:t>
      </w:r>
      <m:oMath>
        <m:r>
          <m:rPr>
            <m:sty m:val="p"/>
          </m:rPr>
          <w:rPr>
            <w:rFonts w:ascii="Cambria Math" w:hAnsi="Cambria Math"/>
          </w:rPr>
          <m:t xml:space="preserve"> SA</m:t>
        </m:r>
      </m:oMath>
      <w:r w:rsidR="00F03DAF">
        <w:t>.</w:t>
      </w:r>
    </w:p>
    <w:p w14:paraId="65F06C57" w14:textId="70CD8DF1" w:rsidR="00CB1464" w:rsidRPr="00B42317" w:rsidRDefault="00FD244A" w:rsidP="000427C7">
      <w:pPr>
        <w:ind w:firstLine="511"/>
      </w:pPr>
      <m:oMathPara>
        <m:oMath>
          <m:r>
            <m:rPr>
              <m:sty m:val="p"/>
            </m:rPr>
            <w:rPr>
              <w:rFonts w:ascii="Cambria Math" w:hAnsi="Cambria Math"/>
            </w:rPr>
            <m:t>S</m:t>
          </m:r>
          <m:r>
            <m:rPr>
              <m:sty m:val="p"/>
            </m:rPr>
            <w:rPr>
              <w:rFonts w:ascii="Cambria Math" w:hAnsi="Cambria Math" w:hint="eastAsia"/>
            </w:rPr>
            <m:t>A</m:t>
          </m:r>
          <m:r>
            <m:rPr>
              <m:sty m:val="p"/>
            </m:rPr>
            <w:rPr>
              <w:rFonts w:ascii="Cambria Math" w:hAnsi="Cambria Math"/>
            </w:rPr>
            <m:t>=PDA+PMA+PFA+PGA+PTA+PCA</m:t>
          </m:r>
        </m:oMath>
      </m:oMathPara>
    </w:p>
    <w:p w14:paraId="003D3E9F" w14:textId="14A35316" w:rsidR="00C46F94" w:rsidRDefault="00B42317" w:rsidP="000427C7">
      <w:pPr>
        <w:ind w:firstLine="511"/>
      </w:pPr>
      <w:r>
        <w:t xml:space="preserve">PDA is the ability score of </w:t>
      </w:r>
      <w:r w:rsidR="006E581B">
        <w:t>defenders.</w:t>
      </w:r>
      <w:r w:rsidR="008C46D3">
        <w:t xml:space="preserve"> PMA is the </w:t>
      </w:r>
      <w:r w:rsidR="006E581B">
        <w:t>ability score of midfielders.</w:t>
      </w:r>
      <w:r w:rsidR="008C46D3">
        <w:t xml:space="preserve"> PFA </w:t>
      </w:r>
      <w:r w:rsidR="008C46D3">
        <w:lastRenderedPageBreak/>
        <w:t xml:space="preserve">is the </w:t>
      </w:r>
      <w:r w:rsidR="006E581B">
        <w:t xml:space="preserve">ability score of forwards. </w:t>
      </w:r>
      <w:r w:rsidR="0042544E">
        <w:t>PGA is the ability of g</w:t>
      </w:r>
      <w:r w:rsidR="009F3996">
        <w:t>oal</w:t>
      </w:r>
      <w:r w:rsidR="0042544E">
        <w:t xml:space="preserve"> keeper.</w:t>
      </w:r>
      <w:r w:rsidR="00E56D1A">
        <w:t xml:space="preserve"> </w:t>
      </w:r>
      <w:r w:rsidR="009D6C9C">
        <w:t xml:space="preserve">PTA is the additional ability score from </w:t>
      </w:r>
      <w:r w:rsidR="009D6C9C">
        <w:rPr>
          <w:szCs w:val="24"/>
        </w:rPr>
        <w:t>local collaboration.</w:t>
      </w:r>
      <w:r w:rsidR="00D86432">
        <w:rPr>
          <w:szCs w:val="24"/>
        </w:rPr>
        <w:t xml:space="preserve"> </w:t>
      </w:r>
      <w:r w:rsidR="001568CE">
        <w:t>PCA is the crucial player</w:t>
      </w:r>
      <w:r w:rsidR="00771FCD">
        <w:t xml:space="preserve"> additional ability score.</w:t>
      </w:r>
    </w:p>
    <w:p w14:paraId="07B3761A" w14:textId="0198601E" w:rsidR="00B472DB" w:rsidRPr="00FA68EF" w:rsidRDefault="00541CDF" w:rsidP="000427C7">
      <w:pPr>
        <w:ind w:firstLine="511"/>
      </w:pPr>
      <w:r>
        <w:t>Data</w:t>
      </w:r>
      <w:r w:rsidR="0028496D">
        <w:t xml:space="preserve"> is from </w:t>
      </w:r>
      <w:r w:rsidR="00C46F94">
        <w:fldChar w:fldCharType="begin"/>
      </w:r>
      <m:oMath>
        <m:r>
          <m:rPr>
            <m:sty m:val="p"/>
          </m:rPr>
          <w:rPr>
            <w:rFonts w:ascii="Cambria Math" w:hAnsi="Cambria Math"/>
          </w:rPr>
          <m:t xml:space="preserve"> REF _Ref32727012 \h </m:t>
        </m:r>
      </m:oMath>
      <w:r w:rsidR="00E84BFC">
        <w:instrText xml:space="preserve"> \* MERGEFORMAT </w:instrText>
      </w:r>
      <w:r w:rsidR="00C46F94">
        <w:fldChar w:fldCharType="separate"/>
      </w:r>
      <w:r w:rsidR="00C5312E">
        <w:t xml:space="preserve">Table </w:t>
      </w:r>
      <w:r w:rsidR="00C5312E">
        <w:rPr>
          <w:noProof/>
        </w:rPr>
        <w:t>6</w:t>
      </w:r>
      <w:r w:rsidR="00C5312E">
        <w:t xml:space="preserve"> </w:t>
      </w:r>
      <w:r w:rsidR="00C5312E">
        <w:rPr>
          <w:rFonts w:hint="eastAsia"/>
        </w:rPr>
        <w:t>:</w:t>
      </w:r>
      <w:r w:rsidR="00C46F94">
        <w:fldChar w:fldCharType="end"/>
      </w:r>
      <w:r w:rsidR="0028496D">
        <w:t xml:space="preserve">, </w:t>
      </w:r>
      <w:r w:rsidR="00C46F94">
        <w:fldChar w:fldCharType="begin"/>
      </w:r>
      <w:r w:rsidR="00C46F94">
        <w:instrText xml:space="preserve"> REF _Ref32727013 \h </w:instrText>
      </w:r>
      <w:r w:rsidR="00E84BFC">
        <w:instrText xml:space="preserve"> \* MERGEFORMAT </w:instrText>
      </w:r>
      <w:r w:rsidR="00C46F94">
        <w:fldChar w:fldCharType="separate"/>
      </w:r>
      <w:r w:rsidR="00C5312E">
        <w:t xml:space="preserve">Table </w:t>
      </w:r>
      <w:r w:rsidR="00C5312E">
        <w:rPr>
          <w:noProof/>
        </w:rPr>
        <w:t>7</w:t>
      </w:r>
      <w:r w:rsidR="00C5312E">
        <w:t xml:space="preserve"> : Duel data</w:t>
      </w:r>
      <w:r w:rsidR="00C46F94">
        <w:fldChar w:fldCharType="end"/>
      </w:r>
      <w:r w:rsidR="0028496D">
        <w:t xml:space="preserve">, </w:t>
      </w:r>
      <w:r w:rsidR="00C46F94">
        <w:fldChar w:fldCharType="begin"/>
      </w:r>
      <w:r w:rsidR="00C46F94">
        <w:instrText xml:space="preserve"> REF _Ref32727023 \h </w:instrText>
      </w:r>
      <w:r w:rsidR="00E84BFC">
        <w:instrText xml:space="preserve"> \* MERGEFORMAT </w:instrText>
      </w:r>
      <w:r w:rsidR="00C46F94">
        <w:fldChar w:fldCharType="separate"/>
      </w:r>
      <w:r w:rsidR="00C5312E">
        <w:t xml:space="preserve">Table </w:t>
      </w:r>
      <w:r w:rsidR="00C5312E">
        <w:rPr>
          <w:noProof/>
        </w:rPr>
        <w:t>4</w:t>
      </w:r>
      <w:r w:rsidR="00C5312E">
        <w:t xml:space="preserve"> : Top ten dyadic of Huskies</w:t>
      </w:r>
      <w:r w:rsidR="00C46F94">
        <w:fldChar w:fldCharType="end"/>
      </w:r>
      <w:r w:rsidR="0028496D">
        <w:t xml:space="preserve">, </w:t>
      </w:r>
      <w:r w:rsidR="00C46F94">
        <w:fldChar w:fldCharType="begin"/>
      </w:r>
      <w:r w:rsidR="00C46F94">
        <w:instrText xml:space="preserve"> REF _Ref32727026 \h </w:instrText>
      </w:r>
      <w:r w:rsidR="00E84BFC">
        <w:instrText xml:space="preserve"> \* MERGEFORMAT </w:instrText>
      </w:r>
      <w:r w:rsidR="00C46F94">
        <w:fldChar w:fldCharType="separate"/>
      </w:r>
      <w:r w:rsidR="00C5312E">
        <w:t xml:space="preserve">Table </w:t>
      </w:r>
      <w:r w:rsidR="00C5312E">
        <w:rPr>
          <w:noProof/>
        </w:rPr>
        <w:t>5</w:t>
      </w:r>
      <w:r w:rsidR="00C5312E">
        <w:t xml:space="preserve"> : Top ten of Huskies triadic group</w:t>
      </w:r>
      <w:r w:rsidR="00C46F94">
        <w:fldChar w:fldCharType="end"/>
      </w:r>
      <w:r w:rsidR="0028496D">
        <w:t xml:space="preserve"> and </w:t>
      </w:r>
      <w:r w:rsidR="00C46F94">
        <w:fldChar w:fldCharType="begin"/>
      </w:r>
      <w:r w:rsidR="00C46F94">
        <w:instrText xml:space="preserve"> REF _Ref32715009 \h </w:instrText>
      </w:r>
      <w:r w:rsidR="00E84BFC">
        <w:instrText xml:space="preserve"> \* MERGEFORMAT </w:instrText>
      </w:r>
      <w:r w:rsidR="00C46F94">
        <w:fldChar w:fldCharType="separate"/>
      </w:r>
      <w:r w:rsidR="00C5312E">
        <w:t xml:space="preserve">Figure </w:t>
      </w:r>
      <w:r w:rsidR="00C5312E">
        <w:rPr>
          <w:noProof/>
        </w:rPr>
        <w:t>3</w:t>
      </w:r>
      <w:r w:rsidR="00C5312E">
        <w:t xml:space="preserve"> </w:t>
      </w:r>
      <w:r w:rsidR="00C5312E">
        <w:rPr>
          <w:rFonts w:hint="eastAsia"/>
        </w:rPr>
        <w:t>:</w:t>
      </w:r>
      <w:r w:rsidR="00C5312E">
        <w:t xml:space="preserve"> Example of crucial chains</w:t>
      </w:r>
      <w:r w:rsidR="00C46F94">
        <w:fldChar w:fldCharType="end"/>
      </w:r>
      <w:r w:rsidR="00C115DB">
        <w:t>.</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hint="eastAsia"/>
                </w:rPr>
                <m:t>A</m:t>
              </m:r>
              <m:ctrlPr>
                <w:rPr>
                  <w:rFonts w:ascii="Cambria Math" w:hAnsi="Cambria Math" w:hint="eastAsia"/>
                </w:rPr>
              </m:ctrlPr>
            </m:e>
            <m:sub>
              <m:r>
                <w:rPr>
                  <w:rFonts w:ascii="Cambria Math" w:hAnsi="Cambria Math"/>
                </w:rPr>
                <m:t>p</m:t>
              </m:r>
            </m:sub>
          </m:sSub>
          <m: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pass</m:t>
                  </m:r>
                </m:sup>
              </m:sSubSup>
              <m: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duel</m:t>
                  </m:r>
                </m:sup>
              </m:sSubSup>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w:rPr>
                      <w:rFonts w:ascii="Cambria Math" w:hAnsi="Cambria Math"/>
                    </w:rPr>
                    <m:t>p</m:t>
                  </m:r>
                </m:sub>
                <m:sup>
                  <m:r>
                    <w:rPr>
                      <w:rFonts w:ascii="Cambria Math" w:hAnsi="Cambria Math"/>
                    </w:rPr>
                    <m:t>pass</m:t>
                  </m:r>
                </m:sup>
              </m:sSubSup>
              <m:r>
                <w:rPr>
                  <w:rFonts w:ascii="Cambria Math" w:hAnsi="Cambria Math"/>
                </w:rPr>
                <m:t>+</m:t>
              </m:r>
              <m:sSubSup>
                <m:sSubSupPr>
                  <m:ctrlPr>
                    <w:rPr>
                      <w:rFonts w:ascii="Cambria Math" w:hAnsi="Cambria Math"/>
                    </w:rPr>
                  </m:ctrlPr>
                </m:sSubSupPr>
                <m:e>
                  <m:r>
                    <m:rPr>
                      <m:sty m:val="p"/>
                    </m:rPr>
                    <w:rPr>
                      <w:rFonts w:ascii="Cambria Math" w:hAnsi="Cambria Math"/>
                    </w:rPr>
                    <m:t>S</m:t>
                  </m:r>
                </m:e>
                <m:sub>
                  <m:r>
                    <w:rPr>
                      <w:rFonts w:ascii="Cambria Math" w:hAnsi="Cambria Math"/>
                    </w:rPr>
                    <m:t>p</m:t>
                  </m:r>
                </m:sub>
                <m:sup>
                  <m:r>
                    <w:rPr>
                      <w:rFonts w:ascii="Cambria Math" w:hAnsi="Cambria Math"/>
                    </w:rPr>
                    <m:t>duel</m:t>
                  </m:r>
                </m:sup>
              </m:sSubSup>
            </m:e>
          </m:d>
        </m:oMath>
      </m:oMathPara>
    </w:p>
    <w:p w14:paraId="2CED3EBC" w14:textId="4AFAB8C5" w:rsidR="00446BB8" w:rsidRDefault="0042749A" w:rsidP="000427C7">
      <w:pPr>
        <w:ind w:firstLine="511"/>
      </w:pPr>
      <m:oMath>
        <m:sSub>
          <m:sSubPr>
            <m:ctrlPr>
              <w:rPr>
                <w:rFonts w:ascii="Cambria Math" w:hAnsi="Cambria Math"/>
              </w:rPr>
            </m:ctrlPr>
          </m:sSubPr>
          <m:e>
            <m:r>
              <m:rPr>
                <m:sty m:val="p"/>
              </m:rPr>
              <w:rPr>
                <w:rFonts w:ascii="Cambria Math" w:hAnsi="Cambria Math" w:hint="eastAsia"/>
              </w:rPr>
              <m:t>A</m:t>
            </m:r>
            <m:ctrlPr>
              <w:rPr>
                <w:rFonts w:ascii="Cambria Math" w:hAnsi="Cambria Math" w:hint="eastAsia"/>
              </w:rPr>
            </m:ctrlPr>
          </m:e>
          <m:sub>
            <m:r>
              <w:rPr>
                <w:rFonts w:ascii="Cambria Math" w:hAnsi="Cambria Math"/>
              </w:rPr>
              <m:t>p</m:t>
            </m:r>
          </m:sub>
        </m:sSub>
      </m:oMath>
      <w:r w:rsidR="00FA68EF">
        <w:rPr>
          <w:rFonts w:hint="eastAsia"/>
        </w:rPr>
        <w:t xml:space="preserve"> </w:t>
      </w:r>
      <w:r w:rsidR="00FA68EF">
        <w:t xml:space="preserve">is the </w:t>
      </w:r>
      <w:r w:rsidR="0029553D">
        <w:t xml:space="preserve">ability score of </w:t>
      </w:r>
      <m:oMath>
        <m:r>
          <w:rPr>
            <w:rFonts w:ascii="Cambria Math" w:hAnsi="Cambria Math"/>
          </w:rPr>
          <m:t>p</m:t>
        </m:r>
      </m:oMath>
      <w:r w:rsidR="0029553D">
        <w:rPr>
          <w:rFonts w:hint="eastAsia"/>
        </w:rPr>
        <w:t>,</w:t>
      </w:r>
      <w:r w:rsidR="0029553D">
        <w:t xml:space="preserve"> </w:t>
      </w:r>
      <m:oMath>
        <m:r>
          <m:rPr>
            <m:sty m:val="p"/>
          </m:rP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pass</m:t>
            </m:r>
          </m:sup>
        </m:sSubSup>
        <m: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duel</m:t>
            </m:r>
          </m:sup>
        </m:sSubSup>
        <m:r>
          <w:rPr>
            <w:rFonts w:ascii="Cambria Math" w:hAnsi="Cambria Math"/>
          </w:rPr>
          <m:t>)/2</m:t>
        </m:r>
      </m:oMath>
      <w:r w:rsidR="0021338D">
        <w:t xml:space="preserve"> is the </w:t>
      </w:r>
      <w:r w:rsidR="000900F6">
        <w:t>average</w:t>
      </w:r>
      <w:r w:rsidR="006B7971">
        <w:t xml:space="preserve"> of </w:t>
      </w:r>
      <w:r w:rsidR="00C9280D">
        <w:t>ratio</w:t>
      </w:r>
      <w:r w:rsidR="006B7971">
        <w:t xml:space="preserve"> in two basic </w:t>
      </w:r>
      <w:r w:rsidR="002671AC">
        <w:t>events.</w:t>
      </w:r>
      <w:r w:rsidR="00245453">
        <w:t xml:space="preserve"> </w:t>
      </w:r>
      <w:r w:rsidR="00C9280D">
        <w:t xml:space="preserve"> </w:t>
      </w:r>
      <m:oMath>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w:rPr>
                    <w:rFonts w:ascii="Cambria Math" w:hAnsi="Cambria Math"/>
                  </w:rPr>
                  <m:t>p</m:t>
                </m:r>
              </m:sub>
              <m:sup>
                <m:r>
                  <w:rPr>
                    <w:rFonts w:ascii="Cambria Math" w:hAnsi="Cambria Math"/>
                  </w:rPr>
                  <m:t>pass</m:t>
                </m:r>
              </m:sup>
            </m:sSubSup>
            <m:r>
              <w:rPr>
                <w:rFonts w:ascii="Cambria Math" w:hAnsi="Cambria Math"/>
              </w:rPr>
              <m:t>+</m:t>
            </m:r>
            <m:sSubSup>
              <m:sSubSupPr>
                <m:ctrlPr>
                  <w:rPr>
                    <w:rFonts w:ascii="Cambria Math" w:hAnsi="Cambria Math"/>
                  </w:rPr>
                </m:ctrlPr>
              </m:sSubSupPr>
              <m:e>
                <m:r>
                  <m:rPr>
                    <m:sty m:val="p"/>
                  </m:rPr>
                  <w:rPr>
                    <w:rFonts w:ascii="Cambria Math" w:hAnsi="Cambria Math"/>
                  </w:rPr>
                  <m:t>S</m:t>
                </m:r>
              </m:e>
              <m:sub>
                <m:r>
                  <w:rPr>
                    <w:rFonts w:ascii="Cambria Math" w:hAnsi="Cambria Math"/>
                  </w:rPr>
                  <m:t>p</m:t>
                </m:r>
              </m:sub>
              <m:sup>
                <m:r>
                  <w:rPr>
                    <w:rFonts w:ascii="Cambria Math" w:hAnsi="Cambria Math"/>
                  </w:rPr>
                  <m:t>duel</m:t>
                </m:r>
              </m:sup>
            </m:sSubSup>
          </m:e>
        </m:d>
      </m:oMath>
      <w:r w:rsidR="009F3AD4">
        <w:t xml:space="preserve"> is the</w:t>
      </w:r>
      <w:r w:rsidR="00023805">
        <w:t xml:space="preserve"> number of</w:t>
      </w:r>
      <w:r w:rsidR="00D03997">
        <w:t xml:space="preserve"> </w:t>
      </w:r>
      <w:r w:rsidR="00621822">
        <w:t xml:space="preserve">main </w:t>
      </w:r>
      <w:r w:rsidR="00F51EEC">
        <w:t>events which</w:t>
      </w:r>
      <w:r w:rsidR="00E7472D">
        <w:t xml:space="preserve"> influences the ball</w:t>
      </w:r>
      <w:r w:rsidR="00242F4B">
        <w:t xml:space="preserve"> most</w:t>
      </w:r>
      <w:r w:rsidR="00E7472D">
        <w:t>.</w:t>
      </w:r>
      <w:r w:rsidR="00D81DE6">
        <w:t xml:space="preserve"> By </w:t>
      </w:r>
      <w:r w:rsidR="00AC0357">
        <w:t xml:space="preserve">multiply these two, we get </w:t>
      </w:r>
      <w:r w:rsidR="00047074">
        <w:t xml:space="preserve">the </w:t>
      </w:r>
      <w:r w:rsidR="00E455A8">
        <w:t>number of effective interference ball</w:t>
      </w:r>
      <w:r w:rsidR="0088733B">
        <w:t xml:space="preserve"> event</w:t>
      </w:r>
      <w:r w:rsidR="008D7CB2">
        <w:t xml:space="preserve"> </w:t>
      </w:r>
      <w:r w:rsidR="005E62ED">
        <w:t>from</w:t>
      </w:r>
      <w:r w:rsidR="008D7CB2">
        <w:t xml:space="preserve"> </w:t>
      </w:r>
      <m:oMath>
        <m:r>
          <w:rPr>
            <w:rFonts w:ascii="Cambria Math" w:hAnsi="Cambria Math"/>
          </w:rPr>
          <m:t>p</m:t>
        </m:r>
      </m:oMath>
      <w:r w:rsidR="00F77352">
        <w:rPr>
          <w:rFonts w:hint="eastAsia"/>
        </w:rPr>
        <w:t>.</w:t>
      </w:r>
      <w:r w:rsidR="00F77352">
        <w:t xml:space="preserve"> </w:t>
      </w:r>
      <w:r w:rsidR="005B66EF">
        <w:t xml:space="preserve">Denote that </w:t>
      </w:r>
      <m:oMath>
        <m:sSub>
          <m:sSubPr>
            <m:ctrlPr>
              <w:rPr>
                <w:rFonts w:ascii="Cambria Math" w:hAnsi="Cambria Math"/>
              </w:rPr>
            </m:ctrlPr>
          </m:sSubPr>
          <m:e>
            <m:r>
              <m:rPr>
                <m:sty m:val="p"/>
              </m:rPr>
              <w:rPr>
                <w:rFonts w:ascii="Cambria Math" w:hAnsi="Cambria Math" w:hint="eastAsia"/>
              </w:rPr>
              <m:t>A</m:t>
            </m:r>
            <m:ctrlPr>
              <w:rPr>
                <w:rFonts w:ascii="Cambria Math" w:hAnsi="Cambria Math" w:hint="eastAsia"/>
              </w:rPr>
            </m:ctrlPr>
          </m:e>
          <m:sub>
            <m:r>
              <w:rPr>
                <w:rFonts w:ascii="Cambria Math" w:hAnsi="Cambria Math"/>
              </w:rPr>
              <m:t>p</m:t>
            </m:r>
          </m:sub>
        </m:sSub>
      </m:oMath>
      <w:r w:rsidR="00D13A6A">
        <w:rPr>
          <w:rFonts w:hint="eastAsia"/>
        </w:rPr>
        <w:t xml:space="preserve"> </w:t>
      </w:r>
      <w:r w:rsidR="00D13A6A">
        <w:t xml:space="preserve">must be </w:t>
      </w:r>
      <w:r w:rsidR="003E55A0">
        <w:t>a data per game.</w:t>
      </w:r>
    </w:p>
    <w:p w14:paraId="1F92B110" w14:textId="56719667" w:rsidR="00B746B0" w:rsidRPr="00740A57" w:rsidRDefault="00B61171" w:rsidP="000427C7">
      <w:pPr>
        <w:ind w:firstLine="511"/>
      </w:pPr>
      <m:oMathPara>
        <m:oMath>
          <m:r>
            <m:rPr>
              <m:sty m:val="p"/>
            </m:rPr>
            <w:rPr>
              <w:rFonts w:ascii="Cambria Math" w:hAnsi="Cambria Math"/>
            </w:rPr>
            <m:t>PDA=</m:t>
          </m:r>
          <m:nary>
            <m:naryPr>
              <m:chr m:val="∑"/>
              <m:limLoc m:val="undOvr"/>
              <m:ctrlPr>
                <w:rPr>
                  <w:rFonts w:ascii="Cambria Math" w:hAnsi="Cambria Math"/>
                </w:rPr>
              </m:ctrlPr>
            </m:naryPr>
            <m:sub>
              <m:r>
                <w:rPr>
                  <w:rFonts w:ascii="Cambria Math" w:hAnsi="Cambria Math"/>
                </w:rPr>
                <m:t>i=1</m:t>
              </m:r>
            </m:sub>
            <m:sup>
              <m:r>
                <w:rPr>
                  <w:rFonts w:ascii="Cambria Math" w:hAnsi="Cambria Math"/>
                </w:rPr>
                <m:t>5</m:t>
              </m:r>
            </m:sup>
            <m:e>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e>
          </m:nary>
          <m:r>
            <m:rPr>
              <m:sty m:val="p"/>
            </m:rPr>
            <w:rPr>
              <w:rFonts w:ascii="Cambria Math" w:hAnsi="Cambria Math"/>
            </w:rPr>
            <m:t xml:space="preserve">       Position</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i/>
                </w:rPr>
              </m:ctrlPr>
            </m:e>
          </m:d>
          <m:r>
            <w:rPr>
              <w:rFonts w:ascii="Cambria Math" w:hAnsi="Cambria Math"/>
            </w:rPr>
            <m:t>='Defender'</m:t>
          </m:r>
        </m:oMath>
      </m:oMathPara>
    </w:p>
    <w:p w14:paraId="4B76ED65" w14:textId="3E9FF337" w:rsidR="00740A57" w:rsidRDefault="00740A57" w:rsidP="000427C7">
      <w:pPr>
        <w:ind w:firstLine="511"/>
      </w:pPr>
      <w:r>
        <w:t xml:space="preserve">PDA is the sum of top </w:t>
      </w:r>
      <w:r w:rsidR="001344B5">
        <w:t>5</w:t>
      </w:r>
      <w:r>
        <w:t xml:space="preserve"> </w:t>
      </w:r>
      <w:r w:rsidR="003F44CF">
        <w:t xml:space="preserve">defenders </w:t>
      </w:r>
      <w:r w:rsidR="008E65D9">
        <w:t>ability</w:t>
      </w:r>
      <w:r>
        <w:t xml:space="preserve"> score.</w:t>
      </w:r>
      <w:r w:rsidR="003C39D3">
        <w:t xml:space="preserve"> Because normally there won’t be more than five defenders on the field.</w:t>
      </w:r>
    </w:p>
    <w:p w14:paraId="5E6EB8AB" w14:textId="0959F26C" w:rsidR="00807F37" w:rsidRPr="00740A57" w:rsidRDefault="00AF06D4" w:rsidP="000427C7">
      <w:pPr>
        <w:ind w:firstLine="511"/>
      </w:pPr>
      <m:oMathPara>
        <m:oMath>
          <m:r>
            <m:rPr>
              <m:sty m:val="p"/>
            </m:rPr>
            <w:rPr>
              <w:rFonts w:ascii="Cambria Math" w:hAnsi="Cambria Math"/>
            </w:rPr>
            <m:t>P</m:t>
          </m:r>
          <m:r>
            <m:rPr>
              <m:sty m:val="p"/>
            </m:rPr>
            <w:rPr>
              <w:rFonts w:ascii="Cambria Math" w:hAnsi="Cambria Math" w:hint="eastAsia"/>
            </w:rPr>
            <m:t>M</m:t>
          </m:r>
          <m:r>
            <m:rPr>
              <m:sty m:val="p"/>
            </m:rPr>
            <w:rPr>
              <w:rFonts w:ascii="Cambria Math" w:hAnsi="Cambria Math"/>
            </w:rPr>
            <m:t>A=</m:t>
          </m:r>
          <m:nary>
            <m:naryPr>
              <m:chr m:val="∑"/>
              <m:limLoc m:val="undOvr"/>
              <m:ctrlPr>
                <w:rPr>
                  <w:rFonts w:ascii="Cambria Math" w:hAnsi="Cambria Math"/>
                </w:rPr>
              </m:ctrlPr>
            </m:naryPr>
            <m:sub>
              <m:r>
                <w:rPr>
                  <w:rFonts w:ascii="Cambria Math" w:hAnsi="Cambria Math"/>
                </w:rPr>
                <m:t>i=1</m:t>
              </m:r>
            </m:sub>
            <m:sup>
              <m:r>
                <w:rPr>
                  <w:rFonts w:ascii="Cambria Math" w:hAnsi="Cambria Math"/>
                </w:rPr>
                <m:t>5</m:t>
              </m:r>
            </m:sup>
            <m:e>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e>
          </m:nary>
          <m:r>
            <m:rPr>
              <m:sty m:val="p"/>
            </m:rPr>
            <w:rPr>
              <w:rFonts w:ascii="Cambria Math" w:hAnsi="Cambria Math"/>
            </w:rPr>
            <m:t xml:space="preserve">       Position</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i/>
                </w:rPr>
              </m:ctrlPr>
            </m:e>
          </m:d>
          <m:r>
            <w:rPr>
              <w:rFonts w:ascii="Cambria Math" w:hAnsi="Cambria Math"/>
            </w:rPr>
            <m:t>='Midfielder'</m:t>
          </m:r>
        </m:oMath>
      </m:oMathPara>
    </w:p>
    <w:p w14:paraId="17B5B69B" w14:textId="558FB0F8" w:rsidR="00AC6770" w:rsidRDefault="00511FAE" w:rsidP="000427C7">
      <w:pPr>
        <w:ind w:firstLine="511"/>
      </w:pPr>
      <w:r>
        <w:t>P</w:t>
      </w:r>
      <w:r w:rsidR="002622C4">
        <w:t>M</w:t>
      </w:r>
      <w:r>
        <w:t xml:space="preserve">A is the sum of top </w:t>
      </w:r>
      <w:r w:rsidR="00483655">
        <w:t xml:space="preserve">5 </w:t>
      </w:r>
      <w:r w:rsidR="009B0E7A">
        <w:t>m</w:t>
      </w:r>
      <w:r w:rsidR="009B0E7A" w:rsidRPr="009B0E7A">
        <w:t>idfielder</w:t>
      </w:r>
      <w:r w:rsidR="00A429CB">
        <w:t>s</w:t>
      </w:r>
      <w:r>
        <w:t xml:space="preserve"> ability score.</w:t>
      </w:r>
      <w:r w:rsidR="00AC6770" w:rsidRPr="00AC6770">
        <w:t xml:space="preserve"> </w:t>
      </w:r>
      <w:r w:rsidR="00AC6770">
        <w:t xml:space="preserve">Because normally there won’t be more than </w:t>
      </w:r>
      <w:r w:rsidR="0019294C">
        <w:t>four</w:t>
      </w:r>
      <w:r w:rsidR="00AC6770">
        <w:t xml:space="preserve"> </w:t>
      </w:r>
      <w:r w:rsidR="00176F91">
        <w:t>midfielders</w:t>
      </w:r>
      <w:r w:rsidR="00AC6770">
        <w:t xml:space="preserve"> on the field.</w:t>
      </w:r>
    </w:p>
    <w:p w14:paraId="31567FB9" w14:textId="0763C6AC" w:rsidR="00807F37" w:rsidRPr="00AC6770" w:rsidRDefault="00807F37" w:rsidP="000427C7">
      <w:pPr>
        <w:ind w:firstLine="511"/>
      </w:pPr>
    </w:p>
    <w:p w14:paraId="59BCD278" w14:textId="75A9234B" w:rsidR="00807F37" w:rsidRPr="00740A57" w:rsidRDefault="00807F37" w:rsidP="000427C7">
      <w:pPr>
        <w:ind w:firstLine="511"/>
      </w:pPr>
      <m:oMathPara>
        <m:oMath>
          <m:r>
            <m:rPr>
              <m:sty m:val="p"/>
            </m:rPr>
            <w:rPr>
              <w:rFonts w:ascii="Cambria Math" w:hAnsi="Cambria Math"/>
            </w:rPr>
            <m:t>PFA=</m:t>
          </m:r>
          <m:nary>
            <m:naryPr>
              <m:chr m:val="∑"/>
              <m:limLoc m:val="undOvr"/>
              <m:ctrlPr>
                <w:rPr>
                  <w:rFonts w:ascii="Cambria Math" w:hAnsi="Cambria Math"/>
                </w:rPr>
              </m:ctrlPr>
            </m:naryPr>
            <m:sub>
              <m:r>
                <w:rPr>
                  <w:rFonts w:ascii="Cambria Math" w:hAnsi="Cambria Math"/>
                </w:rPr>
                <m:t>i=1</m:t>
              </m:r>
            </m:sub>
            <m:sup>
              <m:r>
                <w:rPr>
                  <w:rFonts w:ascii="Cambria Math" w:hAnsi="Cambria Math"/>
                </w:rPr>
                <m:t>4</m:t>
              </m:r>
            </m:sup>
            <m:e>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w:rPr>
                          <w:rFonts w:ascii="Cambria Math" w:hAnsi="Cambria Math"/>
                        </w:rPr>
                        <m:t>p</m:t>
                      </m:r>
                    </m:e>
                    <m:sub>
                      <m:r>
                        <m:rPr>
                          <m:sty m:val="p"/>
                        </m:rPr>
                        <w:rPr>
                          <w:rFonts w:ascii="Cambria Math" w:hAnsi="Cambria Math"/>
                        </w:rPr>
                        <m:t>i</m:t>
                      </m:r>
                    </m:sub>
                  </m:sSub>
                </m:sub>
              </m:sSub>
            </m:e>
          </m:nary>
          <m:r>
            <m:rPr>
              <m:sty m:val="p"/>
            </m:rPr>
            <w:rPr>
              <w:rFonts w:ascii="Cambria Math" w:hAnsi="Cambria Math"/>
            </w:rPr>
            <m:t xml:space="preserve">       Position</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i/>
                </w:rPr>
              </m:ctrlPr>
            </m:e>
          </m:d>
          <m:r>
            <w:rPr>
              <w:rFonts w:ascii="Cambria Math" w:hAnsi="Cambria Math"/>
            </w:rPr>
            <m:t>='Forward'</m:t>
          </m:r>
        </m:oMath>
      </m:oMathPara>
    </w:p>
    <w:p w14:paraId="27C8B070" w14:textId="4A741356" w:rsidR="007A1D3E" w:rsidRDefault="00D76214" w:rsidP="000427C7">
      <w:pPr>
        <w:ind w:firstLine="511"/>
      </w:pPr>
      <w:r>
        <w:t>PF</w:t>
      </w:r>
      <w:r w:rsidR="007A1D3E">
        <w:t xml:space="preserve">A is the sum of top </w:t>
      </w:r>
      <w:r w:rsidR="009B6D8A">
        <w:t>4</w:t>
      </w:r>
      <w:r w:rsidR="007A1D3E">
        <w:t xml:space="preserve"> </w:t>
      </w:r>
      <w:r w:rsidR="00A16B5A">
        <w:t>f</w:t>
      </w:r>
      <w:r w:rsidR="00A16B5A" w:rsidRPr="00A16B5A">
        <w:t>orward</w:t>
      </w:r>
      <w:r w:rsidR="007A1D3E">
        <w:t xml:space="preserve"> ability score.</w:t>
      </w:r>
      <w:r w:rsidR="00CB5FE8" w:rsidRPr="00CB5FE8">
        <w:t xml:space="preserve"> </w:t>
      </w:r>
      <w:r w:rsidR="00CB5FE8">
        <w:t>Because normally there won’</w:t>
      </w:r>
      <w:r w:rsidR="00E15CAD">
        <w:t>t be more than four</w:t>
      </w:r>
      <w:r w:rsidR="00CB5FE8">
        <w:t xml:space="preserve"> </w:t>
      </w:r>
      <w:r w:rsidR="002C4D71">
        <w:t>forwards</w:t>
      </w:r>
      <w:r w:rsidR="00CB5FE8">
        <w:t xml:space="preserve"> on the field.</w:t>
      </w:r>
    </w:p>
    <w:p w14:paraId="0604FD58" w14:textId="791D228C" w:rsidR="00B508CE" w:rsidRPr="00B545D2" w:rsidRDefault="00180AFA" w:rsidP="000427C7">
      <w:pPr>
        <w:ind w:firstLine="511"/>
      </w:pPr>
      <m:oMathPara>
        <m:oMath>
          <m:r>
            <m:rPr>
              <m:sty m:val="p"/>
            </m:rPr>
            <w:rPr>
              <w:rFonts w:ascii="Cambria Math" w:hAnsi="Cambria Math"/>
            </w:rPr>
            <m:t>PGA=OppShot*1000</m:t>
          </m:r>
        </m:oMath>
      </m:oMathPara>
    </w:p>
    <w:p w14:paraId="42ED7CE8" w14:textId="1805E636" w:rsidR="00B545D2" w:rsidRDefault="00B545D2" w:rsidP="000427C7">
      <w:pPr>
        <w:ind w:firstLine="511"/>
      </w:pPr>
      <w:r>
        <w:rPr>
          <w:rFonts w:hint="eastAsia"/>
        </w:rPr>
        <w:t>O</w:t>
      </w:r>
      <w:r>
        <w:t>ppShot is the number of opponent</w:t>
      </w:r>
      <w:r w:rsidR="003F36B5">
        <w:t>’s</w:t>
      </w:r>
      <w:r>
        <w:t xml:space="preserve"> shot event. consider this is very important event for the game, give it weights huge.</w:t>
      </w:r>
    </w:p>
    <w:p w14:paraId="3BD15AF8" w14:textId="562CB868" w:rsidR="00404723" w:rsidRPr="0016755E" w:rsidRDefault="00FF546F" w:rsidP="000427C7">
      <w:pPr>
        <w:ind w:firstLine="511"/>
      </w:pPr>
      <m:oMathPara>
        <m:oMath>
          <m:r>
            <m:rPr>
              <m:sty m:val="p"/>
            </m:rPr>
            <w:rPr>
              <w:rFonts w:ascii="Cambria Math" w:hAnsi="Cambria Math"/>
            </w:rPr>
            <m:t>PTA=</m:t>
          </m:r>
          <m:d>
            <m:dPr>
              <m:ctrlPr>
                <w:rPr>
                  <w:rFonts w:ascii="Cambria Math" w:hAnsi="Cambria Math"/>
                </w:rPr>
              </m:ctrlPr>
            </m:dPr>
            <m:e>
              <m:r>
                <m:rPr>
                  <m:sty m:val="p"/>
                </m:rPr>
                <w:rPr>
                  <w:rFonts w:ascii="Cambria Math" w:hAnsi="Cambria Math"/>
                </w:rPr>
                <m:t>Triadic*2+Dyadic</m:t>
              </m:r>
            </m:e>
          </m:d>
        </m:oMath>
      </m:oMathPara>
    </w:p>
    <w:p w14:paraId="6B1E7FC1" w14:textId="200475DB" w:rsidR="0016755E" w:rsidRDefault="007B4C23" w:rsidP="000427C7">
      <w:pPr>
        <w:ind w:firstLine="511"/>
      </w:pPr>
      <w:r>
        <w:t>Triadi</w:t>
      </w:r>
      <w:r w:rsidR="00776148">
        <w:t>c is the count</w:t>
      </w:r>
      <w:r>
        <w:t xml:space="preserve"> of triadic configurations and dyadic is the</w:t>
      </w:r>
      <w:r w:rsidR="00286F96">
        <w:t xml:space="preserve"> count</w:t>
      </w:r>
      <w:r w:rsidR="002F5DCC">
        <w:t xml:space="preserve"> of </w:t>
      </w:r>
      <w:r w:rsidR="007D2EFD">
        <w:t>dyadic cooperation</w:t>
      </w:r>
      <w:r w:rsidR="008B422A">
        <w:t>.</w:t>
      </w:r>
      <w:r w:rsidR="00E9266C">
        <w:t xml:space="preserve"> </w:t>
      </w:r>
      <w:r w:rsidR="00C80548">
        <w:t xml:space="preserve">Each </w:t>
      </w:r>
      <w:r w:rsidR="009F3AED">
        <w:t>triadic</w:t>
      </w:r>
      <w:r w:rsidR="00C80548">
        <w:t xml:space="preserve"> configuration contains two successful </w:t>
      </w:r>
      <w:r w:rsidR="00CB4569">
        <w:t>passes</w:t>
      </w:r>
      <w:r w:rsidR="00C80548">
        <w:t xml:space="preserve"> while dyadic has one.</w:t>
      </w:r>
    </w:p>
    <w:p w14:paraId="51F0BAFE" w14:textId="218F5090" w:rsidR="007A7B29" w:rsidRPr="0016755E" w:rsidRDefault="007A7B29" w:rsidP="000427C7">
      <w:pPr>
        <w:ind w:firstLine="511"/>
      </w:pPr>
      <m:oMathPara>
        <m:oMath>
          <m:r>
            <m:rPr>
              <m:sty m:val="p"/>
            </m:rPr>
            <w:rPr>
              <w:rFonts w:ascii="Cambria Math" w:hAnsi="Cambria Math"/>
            </w:rPr>
            <m:t>PCA=</m:t>
          </m:r>
          <m:nary>
            <m:naryPr>
              <m:chr m:val="∑"/>
              <m:limLoc m:val="undOvr"/>
              <m:supHide m:val="1"/>
              <m:ctrlPr>
                <w:rPr>
                  <w:rFonts w:ascii="Cambria Math" w:hAnsi="Cambria Math"/>
                </w:rPr>
              </m:ctrlPr>
            </m:naryPr>
            <m:sub>
              <m:r>
                <w:rPr>
                  <w:rFonts w:ascii="Cambria Math" w:hAnsi="Cambria Math"/>
                </w:rPr>
                <m:t>p</m:t>
              </m:r>
              <m:r>
                <m:rPr>
                  <m:sty m:val="p"/>
                </m:rPr>
                <w:rPr>
                  <w:rFonts w:ascii="Cambria Math" w:eastAsia="宋体" w:hAnsi="Cambria Math"/>
                </w:rPr>
                <m:t>∈Crucial</m:t>
              </m:r>
            </m:sub>
            <m:sup/>
            <m:e>
              <m:sSub>
                <m:sSubPr>
                  <m:ctrlPr>
                    <w:rPr>
                      <w:rFonts w:ascii="Cambria Math" w:hAnsi="Cambria Math"/>
                      <w:i/>
                    </w:rPr>
                  </m:ctrlPr>
                </m:sSubPr>
                <m:e>
                  <m:r>
                    <m:rPr>
                      <m:sty m:val="p"/>
                    </m:rPr>
                    <w:rPr>
                      <w:rFonts w:ascii="Cambria Math" w:hAnsi="Cambria Math"/>
                    </w:rPr>
                    <m:t>A</m:t>
                  </m:r>
                </m:e>
                <m:sub>
                  <m:r>
                    <w:rPr>
                      <w:rFonts w:ascii="Cambria Math" w:hAnsi="Cambria Math"/>
                    </w:rPr>
                    <m:t>p</m:t>
                  </m:r>
                </m:sub>
              </m:sSub>
            </m:e>
          </m:nary>
        </m:oMath>
      </m:oMathPara>
    </w:p>
    <w:p w14:paraId="71DCCC73" w14:textId="4B5556C8" w:rsidR="008A3F84" w:rsidRDefault="001F3DD9" w:rsidP="000427C7">
      <w:pPr>
        <w:ind w:firstLine="511"/>
      </w:pPr>
      <m:oMath>
        <m:r>
          <m:rPr>
            <m:sty m:val="p"/>
          </m:rPr>
          <w:rPr>
            <w:rFonts w:ascii="Cambria Math" w:eastAsia="宋体" w:hAnsi="Cambria Math"/>
          </w:rPr>
          <m:t>Crucial</m:t>
        </m:r>
      </m:oMath>
      <w:r w:rsidR="00E92FBB">
        <w:t xml:space="preserve"> </w:t>
      </w:r>
      <w:r w:rsidR="008D58D0">
        <w:rPr>
          <w:rFonts w:hint="eastAsia"/>
        </w:rPr>
        <w:t>m</w:t>
      </w:r>
      <w:r w:rsidR="008D58D0">
        <w:t>eans a set of players who</w:t>
      </w:r>
      <w:r w:rsidR="00003D4F">
        <w:t xml:space="preserve"> shows in</w:t>
      </w:r>
      <w:r w:rsidR="008D58D0">
        <w:t xml:space="preserve"> </w:t>
      </w:r>
      <w:r w:rsidR="00003D4F">
        <w:t xml:space="preserve">over 5 different </w:t>
      </w:r>
      <w:r w:rsidR="008D58D0">
        <w:rPr>
          <w:rFonts w:hint="eastAsia"/>
        </w:rPr>
        <w:t>crucial</w:t>
      </w:r>
      <w:r w:rsidR="008D58D0">
        <w:t xml:space="preserve"> chain</w:t>
      </w:r>
      <w:r w:rsidR="00003D4F">
        <w:t>s</w:t>
      </w:r>
      <w:r w:rsidR="00BA3FEE">
        <w:t>.</w:t>
      </w:r>
    </w:p>
    <w:p w14:paraId="4EDBFF14" w14:textId="2F8D5AF9" w:rsidR="00054251" w:rsidRDefault="00D81FD7" w:rsidP="000427C7">
      <w:pPr>
        <w:pStyle w:val="2"/>
        <w:spacing w:before="35"/>
      </w:pPr>
      <w:bookmarkStart w:id="353" w:name="_Toc32879666"/>
      <w:r>
        <w:t>C</w:t>
      </w:r>
      <w:r w:rsidRPr="00D81FD7">
        <w:t>onfigurational</w:t>
      </w:r>
      <w:r>
        <w:t xml:space="preserve"> Aspect</w:t>
      </w:r>
      <w:bookmarkEnd w:id="353"/>
    </w:p>
    <w:p w14:paraId="6ACB5E90" w14:textId="31C347A5" w:rsidR="00EA397C" w:rsidRDefault="00155283" w:rsidP="000427C7">
      <w:pPr>
        <w:ind w:firstLine="511"/>
      </w:pPr>
      <w:r>
        <w:rPr>
          <w:rFonts w:hint="eastAsia"/>
        </w:rPr>
        <w:t>C</w:t>
      </w:r>
      <w:r>
        <w:t xml:space="preserve">onfigurational aspect is about the team’s </w:t>
      </w:r>
      <w:r w:rsidR="00F4019D">
        <w:t xml:space="preserve">strategy and the personnel </w:t>
      </w:r>
      <w:r w:rsidR="005246C4">
        <w:t>arrangement.</w:t>
      </w:r>
    </w:p>
    <w:p w14:paraId="3FA883DE" w14:textId="65551596" w:rsidR="0077148E" w:rsidRPr="008D09BB" w:rsidRDefault="008B68A6" w:rsidP="000427C7">
      <w:pPr>
        <w:ind w:firstLine="511"/>
      </w:pPr>
      <w:r>
        <w:t>We take</w:t>
      </w:r>
      <w:r w:rsidR="00003833">
        <w:t xml:space="preserve"> </w:t>
      </w:r>
      <w:r w:rsidR="00CA7FB2">
        <w:t>structural</w:t>
      </w:r>
      <w:r w:rsidR="00DA5428">
        <w:t xml:space="preserve"> tactics</w:t>
      </w:r>
      <w:r>
        <w:t xml:space="preserve"> data</w:t>
      </w:r>
      <w:r w:rsidR="00EF7A08">
        <w:t xml:space="preserve"> and</w:t>
      </w:r>
      <w:r w:rsidR="009E5B6A">
        <w:t xml:space="preserve"> </w:t>
      </w:r>
      <w:r w:rsidR="0021155B">
        <w:t>the substitution</w:t>
      </w:r>
      <w:r w:rsidR="00EF7A08">
        <w:t xml:space="preserve"> data</w:t>
      </w:r>
      <w:r w:rsidR="0021155B">
        <w:t xml:space="preserve"> and formation</w:t>
      </w:r>
      <w:r w:rsidR="005F0693">
        <w:t xml:space="preserve"> data to measure this con</w:t>
      </w:r>
      <w:r w:rsidR="00AD15C9">
        <w:t>figurational ability score</w:t>
      </w:r>
      <w:r w:rsidR="004A604B">
        <w:t xml:space="preserve"> (CS)</w:t>
      </w:r>
      <w:r w:rsidR="00CE33C7">
        <w:t xml:space="preserve"> from </w:t>
      </w:r>
      <w:r w:rsidR="00651591">
        <w:fldChar w:fldCharType="begin"/>
      </w:r>
      <w:r w:rsidR="00651591">
        <w:instrText xml:space="preserve"> REF _Ref32727267 \h </w:instrText>
      </w:r>
      <w:r w:rsidR="00651591">
        <w:fldChar w:fldCharType="separate"/>
      </w:r>
      <w:r w:rsidR="00C5312E">
        <w:t xml:space="preserve">Table </w:t>
      </w:r>
      <w:r w:rsidR="00C5312E">
        <w:rPr>
          <w:noProof/>
        </w:rPr>
        <w:t>8</w:t>
      </w:r>
      <w:r w:rsidR="00C5312E">
        <w:t xml:space="preserve"> : Huskies team formation</w:t>
      </w:r>
      <w:r w:rsidR="00651591">
        <w:fldChar w:fldCharType="end"/>
      </w:r>
      <w:r w:rsidR="008B62D1">
        <w:t xml:space="preserve"> </w:t>
      </w:r>
      <w:r w:rsidR="008B62D1">
        <w:lastRenderedPageBreak/>
        <w:t xml:space="preserve">and </w:t>
      </w:r>
      <w:r w:rsidR="00651591">
        <w:fldChar w:fldCharType="begin"/>
      </w:r>
      <w:r w:rsidR="00651591">
        <w:instrText xml:space="preserve"> REF _Ref32726967 \h </w:instrText>
      </w:r>
      <w:r w:rsidR="00651591">
        <w:fldChar w:fldCharType="separate"/>
      </w:r>
      <w:r w:rsidR="00C5312E">
        <w:t xml:space="preserve">Table </w:t>
      </w:r>
      <w:r w:rsidR="00C5312E">
        <w:rPr>
          <w:noProof/>
        </w:rPr>
        <w:t>11</w:t>
      </w:r>
      <w:r w:rsidR="00C5312E">
        <w:t xml:space="preserve"> : Tactics count</w:t>
      </w:r>
      <w:r w:rsidR="00651591">
        <w:fldChar w:fldCharType="end"/>
      </w:r>
      <w:r w:rsidR="00234EE4">
        <w:t>.</w:t>
      </w:r>
    </w:p>
    <w:p w14:paraId="6A76E349" w14:textId="5EBD6556" w:rsidR="008D09BB" w:rsidRPr="0016755E" w:rsidRDefault="00B7678E" w:rsidP="000427C7">
      <w:pPr>
        <w:ind w:firstLine="511"/>
      </w:pPr>
      <m:oMathPara>
        <m:oMath>
          <m:r>
            <m:rPr>
              <m:sty m:val="p"/>
            </m:rPr>
            <w:rPr>
              <w:rFonts w:ascii="Cambria Math" w:hAnsi="Cambria Math"/>
            </w:rPr>
            <m:t>CS=SS+AS</m:t>
          </m:r>
        </m:oMath>
      </m:oMathPara>
    </w:p>
    <w:p w14:paraId="1D8C4082" w14:textId="70900303" w:rsidR="00EF7656" w:rsidRDefault="0075366A" w:rsidP="000427C7">
      <w:pPr>
        <w:ind w:firstLine="511"/>
      </w:pPr>
      <w:r>
        <w:rPr>
          <w:rFonts w:hint="eastAsia"/>
        </w:rPr>
        <w:t>S</w:t>
      </w:r>
      <w:r>
        <w:t>S is strategy ability score.</w:t>
      </w:r>
      <w:r w:rsidR="000F7703">
        <w:t xml:space="preserve"> AS is </w:t>
      </w:r>
      <w:r w:rsidR="00F333AD">
        <w:t>arrangement score.</w:t>
      </w:r>
    </w:p>
    <w:p w14:paraId="105004DD" w14:textId="1BC205FF" w:rsidR="00E2512A" w:rsidRPr="009F233B" w:rsidRDefault="00E2512A" w:rsidP="000427C7">
      <w:pPr>
        <w:ind w:firstLine="511"/>
      </w:pPr>
      <m:oMathPara>
        <m:oMath>
          <m:r>
            <m:rPr>
              <m:sty m:val="p"/>
            </m:rPr>
            <w:rPr>
              <w:rFonts w:ascii="Cambria Math" w:hAnsi="Cambria Math"/>
            </w:rPr>
            <m:t>SS=CounterAttack * 5+ShortPass*15</m:t>
          </m:r>
        </m:oMath>
      </m:oMathPara>
    </w:p>
    <w:p w14:paraId="694B9ED4" w14:textId="036CEF31" w:rsidR="00D010B6" w:rsidRDefault="009F233B" w:rsidP="000427C7">
      <w:pPr>
        <w:ind w:firstLine="511"/>
      </w:pPr>
      <m:oMath>
        <m:r>
          <m:rPr>
            <m:sty m:val="p"/>
          </m:rPr>
          <w:rPr>
            <w:rFonts w:ascii="Cambria Math" w:hAnsi="Cambria Math"/>
          </w:rPr>
          <m:t>CounterAttack</m:t>
        </m:r>
      </m:oMath>
      <w:r>
        <w:rPr>
          <w:rFonts w:hint="eastAsia"/>
        </w:rPr>
        <w:t xml:space="preserve"> </w:t>
      </w:r>
      <w:r w:rsidR="00845A78">
        <w:t>is the count</w:t>
      </w:r>
      <w:r w:rsidR="000F649B">
        <w:t xml:space="preserve"> of Counter Attack executed</w:t>
      </w:r>
      <w:r w:rsidR="00F4298B">
        <w:t xml:space="preserve"> </w:t>
      </w:r>
      <w:r w:rsidR="007F0E62">
        <w:t>successfully</w:t>
      </w:r>
      <w:r w:rsidR="00EB378A">
        <w:rPr>
          <w:rFonts w:hint="eastAsia"/>
        </w:rPr>
        <w:t>.</w:t>
      </w:r>
      <w:r w:rsidR="00EB378A">
        <w:t xml:space="preserve"> Once executing Counter Attack, about five </w:t>
      </w:r>
      <w:r w:rsidR="00E955C5">
        <w:t>events influence the ball.</w:t>
      </w:r>
      <m:oMath>
        <m:r>
          <m:rPr>
            <m:sty m:val="p"/>
          </m:rPr>
          <w:rPr>
            <w:rFonts w:ascii="Cambria Math" w:hAnsi="Cambria Math"/>
          </w:rPr>
          <m:t xml:space="preserve"> ShortPass</m:t>
        </m:r>
      </m:oMath>
      <w:r w:rsidR="00D010B6">
        <w:rPr>
          <w:rFonts w:hint="eastAsia"/>
        </w:rPr>
        <w:t xml:space="preserve"> </w:t>
      </w:r>
      <w:r w:rsidR="00D010B6">
        <w:t xml:space="preserve">is the count of </w:t>
      </w:r>
      <w:r w:rsidR="007005AB">
        <w:t>Short Pass</w:t>
      </w:r>
      <w:r w:rsidR="00D010B6">
        <w:t xml:space="preserve"> executed</w:t>
      </w:r>
      <w:r w:rsidR="00802B40">
        <w:t xml:space="preserve"> successfully</w:t>
      </w:r>
      <w:r w:rsidR="00D010B6">
        <w:t xml:space="preserve"> And once executing </w:t>
      </w:r>
      <w:r w:rsidR="007D1DF5">
        <w:t>Short Pass</w:t>
      </w:r>
      <w:r w:rsidR="007E0EDE">
        <w:rPr>
          <w:rFonts w:hint="eastAsia"/>
        </w:rPr>
        <w:t>,</w:t>
      </w:r>
      <w:r w:rsidR="007E0EDE">
        <w:t xml:space="preserve"> about 15</w:t>
      </w:r>
      <w:r w:rsidR="00D010B6">
        <w:t xml:space="preserve"> events influence the ball.</w:t>
      </w:r>
    </w:p>
    <w:p w14:paraId="38BD702F" w14:textId="77777777" w:rsidR="00ED70CD" w:rsidRDefault="00ED70CD" w:rsidP="000427C7">
      <w:pPr>
        <w:ind w:firstLine="511"/>
      </w:pPr>
    </w:p>
    <w:p w14:paraId="7ED6C4FC" w14:textId="37795194" w:rsidR="00E2512A" w:rsidRPr="00F71B4E" w:rsidRDefault="00125AA8" w:rsidP="000427C7">
      <w:pPr>
        <w:ind w:firstLine="511"/>
      </w:pPr>
      <m:oMathPara>
        <m:oMath>
          <m:r>
            <m:rPr>
              <m:sty m:val="p"/>
            </m:rPr>
            <w:rPr>
              <w:rFonts w:ascii="Cambria Math" w:hAnsi="Cambria Math"/>
            </w:rPr>
            <m:t>AS=</m:t>
          </m:r>
          <m:nary>
            <m:naryPr>
              <m:chr m:val="∑"/>
              <m:limLoc m:val="undOvr"/>
              <m:supHide m:val="1"/>
              <m:ctrlPr>
                <w:rPr>
                  <w:rFonts w:ascii="Cambria Math" w:hAnsi="Cambria Math"/>
                </w:rPr>
              </m:ctrlPr>
            </m:naryPr>
            <m:sub>
              <m:r>
                <w:rPr>
                  <w:rFonts w:ascii="Cambria Math" w:hAnsi="Cambria Math"/>
                </w:rPr>
                <m:t>f</m:t>
              </m:r>
            </m:sub>
            <m:sup/>
            <m:e>
              <m:sSub>
                <m:sSubPr>
                  <m:ctrlPr>
                    <w:rPr>
                      <w:rFonts w:ascii="Cambria Math" w:hAnsi="Cambria Math"/>
                    </w:rPr>
                  </m:ctrlPr>
                </m:sSubPr>
                <m:e>
                  <m:r>
                    <m:rPr>
                      <m:sty m:val="p"/>
                    </m:rPr>
                    <w:rPr>
                      <w:rFonts w:ascii="Cambria Math" w:hAnsi="Cambria Math"/>
                    </w:rPr>
                    <m:t>FS</m:t>
                  </m:r>
                </m:e>
                <m:sub>
                  <m:r>
                    <w:rPr>
                      <w:rFonts w:ascii="Cambria Math" w:hAnsi="Cambria Math"/>
                    </w:rPr>
                    <m:t>f</m:t>
                  </m:r>
                </m:sub>
              </m:sSub>
              <m:r>
                <w:rPr>
                  <w:rFonts w:ascii="Cambria Math" w:hAnsi="Cambria Math"/>
                </w:rPr>
                <m:t>*</m:t>
              </m:r>
              <m:r>
                <m:rPr>
                  <m:sty m:val="p"/>
                </m:rPr>
                <w:rPr>
                  <w:rFonts w:ascii="Cambria Math" w:hAnsi="Cambria Math"/>
                </w:rPr>
                <m:t>winrate(</m:t>
              </m:r>
              <m:r>
                <w:rPr>
                  <w:rFonts w:ascii="Cambria Math" w:hAnsi="Cambria Math"/>
                </w:rPr>
                <m:t>f</m:t>
              </m:r>
              <m:r>
                <m:rPr>
                  <m:sty m:val="p"/>
                </m:rPr>
                <w:rPr>
                  <w:rFonts w:ascii="Cambria Math" w:hAnsi="Cambria Math"/>
                </w:rPr>
                <m:t>)</m:t>
              </m:r>
            </m:e>
          </m:nary>
        </m:oMath>
      </m:oMathPara>
    </w:p>
    <w:p w14:paraId="7E85E44B" w14:textId="776A07F0" w:rsidR="00A54B00" w:rsidRDefault="00F71B4E" w:rsidP="000427C7">
      <w:pPr>
        <w:ind w:firstLine="511"/>
      </w:pPr>
      <m:oMath>
        <m:r>
          <w:rPr>
            <w:rFonts w:ascii="Cambria Math" w:hAnsi="Cambria Math"/>
          </w:rPr>
          <m:t>f</m:t>
        </m:r>
      </m:oMath>
      <w:r w:rsidR="005158C0">
        <w:rPr>
          <w:i/>
        </w:rPr>
        <w:t xml:space="preserve"> </w:t>
      </w:r>
      <w:r w:rsidR="005158C0">
        <w:t xml:space="preserve">is </w:t>
      </w:r>
      <w:r w:rsidR="009E4996">
        <w:t xml:space="preserve">one kind of formation. </w:t>
      </w:r>
      <m:oMath>
        <m:r>
          <w:rPr>
            <w:rFonts w:ascii="Cambria Math" w:hAnsi="Cambria Math"/>
          </w:rPr>
          <m:t>f</m:t>
        </m:r>
        <m:r>
          <m:rPr>
            <m:sty m:val="p"/>
          </m:rPr>
          <w:rPr>
            <w:rFonts w:ascii="Cambria Math" w:eastAsia="宋体" w:hAnsi="Cambria Math"/>
          </w:rPr>
          <m:t>∈{433,532,442,541,451,424}</m:t>
        </m:r>
      </m:oMath>
      <w:r w:rsidR="00053112">
        <w:rPr>
          <w:rFonts w:hint="eastAsia"/>
        </w:rPr>
        <w:t xml:space="preserve"> </w:t>
      </w:r>
      <w:r w:rsidR="00053112">
        <w:t xml:space="preserve">, </w:t>
      </w:r>
      <m:oMath>
        <m:sSub>
          <m:sSubPr>
            <m:ctrlPr>
              <w:rPr>
                <w:rFonts w:ascii="Cambria Math" w:hAnsi="Cambria Math"/>
              </w:rPr>
            </m:ctrlPr>
          </m:sSubPr>
          <m:e>
            <m:r>
              <m:rPr>
                <m:sty m:val="p"/>
              </m:rPr>
              <w:rPr>
                <w:rFonts w:ascii="Cambria Math" w:hAnsi="Cambria Math"/>
              </w:rPr>
              <m:t>FS</m:t>
            </m:r>
          </m:e>
          <m:sub>
            <m:r>
              <w:rPr>
                <w:rFonts w:ascii="Cambria Math" w:hAnsi="Cambria Math"/>
              </w:rPr>
              <m:t>f</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 i</m:t>
            </m:r>
            <m:r>
              <m:rPr>
                <m:sty m:val="p"/>
              </m:rPr>
              <w:rPr>
                <w:rFonts w:ascii="Cambria Math" w:eastAsia="宋体" w:hAnsi="Cambria Math"/>
              </w:rPr>
              <m:t>∈</m:t>
            </m:r>
            <m:r>
              <w:rPr>
                <w:rFonts w:ascii="Cambria Math" w:eastAsia="宋体" w:hAnsi="Cambria Math"/>
              </w:rPr>
              <m:t>f</m:t>
            </m:r>
          </m:sub>
          <m:sup/>
          <m:e>
            <m:sSub>
              <m:sSubPr>
                <m:ctrlPr>
                  <w:rPr>
                    <w:rFonts w:ascii="Cambria Math" w:hAnsi="Cambria Math"/>
                  </w:rPr>
                </m:ctrlPr>
              </m:sSubPr>
              <m:e>
                <m:r>
                  <m:rPr>
                    <m:sty m:val="p"/>
                  </m:rPr>
                  <w:rPr>
                    <w:rFonts w:ascii="Cambria Math" w:hAnsi="Cambria Math"/>
                  </w:rPr>
                  <m:t>SA</m:t>
                </m:r>
              </m:e>
              <m:sub>
                <m:r>
                  <w:rPr>
                    <w:rFonts w:ascii="Cambria Math" w:hAnsi="Cambria Math"/>
                  </w:rPr>
                  <m:t>i</m:t>
                </m:r>
              </m:sub>
            </m:sSub>
          </m:e>
        </m:nary>
        <m:r>
          <w:rPr>
            <w:rFonts w:ascii="Cambria Math" w:hAnsi="Cambria Math"/>
          </w:rPr>
          <m:t xml:space="preserve"> </m:t>
        </m:r>
      </m:oMath>
      <w:r w:rsidR="00AA3B75">
        <w:t>.</w:t>
      </w:r>
      <w:r w:rsidR="006C130D">
        <w:t xml:space="preserve"> </w:t>
      </w:r>
      <m:oMath>
        <m:r>
          <m:rPr>
            <m:sty m:val="p"/>
          </m:rPr>
          <w:rPr>
            <w:rFonts w:ascii="Cambria Math" w:eastAsia="宋体" w:hAnsi="Cambria Math"/>
          </w:rPr>
          <m:t>winrate</m:t>
        </m:r>
        <m:d>
          <m:dPr>
            <m:ctrlPr>
              <w:rPr>
                <w:rFonts w:ascii="Cambria Math" w:eastAsia="宋体" w:hAnsi="Cambria Math"/>
              </w:rPr>
            </m:ctrlPr>
          </m:dPr>
          <m:e>
            <m:r>
              <m:rPr>
                <m:sty m:val="p"/>
              </m:rPr>
              <w:rPr>
                <w:rFonts w:ascii="Cambria Math" w:eastAsia="宋体" w:hAnsi="Cambria Math"/>
              </w:rPr>
              <m:t>x</m:t>
            </m:r>
          </m:e>
        </m:d>
      </m:oMath>
      <w:r w:rsidR="006C130D">
        <w:rPr>
          <w:rFonts w:hint="eastAsia"/>
        </w:rPr>
        <w:t xml:space="preserve"> </w:t>
      </w:r>
      <w:r w:rsidR="006C130D">
        <w:t xml:space="preserve">is the ratio of win using </w:t>
      </w:r>
      <w:r w:rsidR="007343BE">
        <w:t xml:space="preserve">formation </w:t>
      </w:r>
      <w:r w:rsidR="006C130D">
        <w:t>x.</w:t>
      </w:r>
    </w:p>
    <w:p w14:paraId="4BA9EA55" w14:textId="4CA62175" w:rsidR="007F6563" w:rsidRDefault="005623F7" w:rsidP="000427C7">
      <w:pPr>
        <w:pStyle w:val="2"/>
        <w:spacing w:before="35"/>
      </w:pPr>
      <w:bookmarkStart w:id="354" w:name="_Toc32879667"/>
      <w:r>
        <w:t>D</w:t>
      </w:r>
      <w:r w:rsidR="00BB3CB4" w:rsidRPr="00BB3CB4">
        <w:t>ynamical</w:t>
      </w:r>
      <w:r w:rsidR="0014702C">
        <w:t xml:space="preserve"> </w:t>
      </w:r>
      <w:r w:rsidR="0014702C">
        <w:rPr>
          <w:rFonts w:hint="eastAsia"/>
        </w:rPr>
        <w:t>A</w:t>
      </w:r>
      <w:r w:rsidR="00813ED3">
        <w:t>s</w:t>
      </w:r>
      <w:r w:rsidR="00412F63">
        <w:t>pect</w:t>
      </w:r>
      <w:bookmarkEnd w:id="354"/>
    </w:p>
    <w:p w14:paraId="489BB5E9" w14:textId="77777777" w:rsidR="00EF1F08" w:rsidRDefault="00EF1F08" w:rsidP="000427C7">
      <w:pPr>
        <w:ind w:firstLine="511"/>
      </w:pPr>
      <w:r w:rsidRPr="00F009C9">
        <w:t>We define dynamical aspects as the flexibility and mentalit</w:t>
      </w:r>
      <w:r>
        <w:t xml:space="preserve">y. </w:t>
      </w:r>
    </w:p>
    <w:p w14:paraId="189E74DA" w14:textId="1DEA89BE" w:rsidR="00EF1F08" w:rsidRDefault="00223427" w:rsidP="000427C7">
      <w:pPr>
        <w:ind w:firstLine="511"/>
      </w:pPr>
      <m:oMathPara>
        <m:oMath>
          <m:r>
            <m:rPr>
              <m:sty m:val="p"/>
            </m:rPr>
            <w:rPr>
              <w:rFonts w:ascii="Cambria Math" w:hAnsi="Cambria Math"/>
            </w:rPr>
            <m:t>DN=FL+MN</m:t>
          </m:r>
        </m:oMath>
      </m:oMathPara>
    </w:p>
    <w:p w14:paraId="11F5946F" w14:textId="135433C6" w:rsidR="00EF1F08" w:rsidRDefault="00EF1F08" w:rsidP="000427C7">
      <w:pPr>
        <w:ind w:firstLine="511"/>
      </w:pPr>
      <w:r>
        <w:tab/>
      </w:r>
      <m:oMath>
        <m:r>
          <m:rPr>
            <m:sty m:val="p"/>
          </m:rPr>
          <w:rPr>
            <w:rFonts w:ascii="Cambria Math" w:hAnsi="Cambria Math"/>
          </w:rPr>
          <m:t>DN</m:t>
        </m:r>
      </m:oMath>
      <w:r>
        <w:rPr>
          <w:rFonts w:hint="eastAsia"/>
        </w:rPr>
        <w:t xml:space="preserve"> </w:t>
      </w:r>
      <w:r>
        <w:t xml:space="preserve">is dynamical ability score. Flexibility data and mentality data are taken to measure dynamical aspects. We use </w:t>
      </w:r>
      <m:oMath>
        <m:r>
          <m:rPr>
            <m:sty m:val="p"/>
          </m:rPr>
          <w:rPr>
            <w:rFonts w:ascii="Cambria Math" w:hAnsi="Cambria Math"/>
          </w:rPr>
          <m:t>FL</m:t>
        </m:r>
      </m:oMath>
      <w:r>
        <w:rPr>
          <w:rFonts w:hint="eastAsia"/>
        </w:rPr>
        <w:t xml:space="preserve"> </w:t>
      </w:r>
      <w:r>
        <w:t xml:space="preserve">to measure flexibility and </w:t>
      </w:r>
      <m:oMath>
        <m:r>
          <m:rPr>
            <m:sty m:val="p"/>
          </m:rPr>
          <w:rPr>
            <w:rFonts w:ascii="Cambria Math" w:hAnsi="Cambria Math"/>
          </w:rPr>
          <m:t>MN</m:t>
        </m:r>
      </m:oMath>
      <w:r>
        <w:rPr>
          <w:rFonts w:hint="eastAsia"/>
        </w:rPr>
        <w:t xml:space="preserve"> </w:t>
      </w:r>
      <w:r>
        <w:t xml:space="preserve">to measure mentality. </w:t>
      </w:r>
    </w:p>
    <w:p w14:paraId="154C1382" w14:textId="1484BA6D" w:rsidR="00EF1F08" w:rsidRPr="00683987" w:rsidRDefault="00F254B9" w:rsidP="000427C7">
      <w:pPr>
        <w:ind w:firstLine="511"/>
      </w:pPr>
      <m:oMathPara>
        <m:oMath>
          <m:r>
            <m:rPr>
              <m:sty m:val="p"/>
            </m:rPr>
            <w:rPr>
              <w:rFonts w:ascii="Cambria Math" w:hAnsi="Cambria Math"/>
            </w:rPr>
            <m:t>FL=Win_away-Loss_home</m:t>
          </m:r>
        </m:oMath>
      </m:oMathPara>
    </w:p>
    <w:p w14:paraId="22952A03" w14:textId="79708AC5" w:rsidR="00EF1F08" w:rsidRDefault="00EF1F08" w:rsidP="000427C7">
      <w:pPr>
        <w:ind w:firstLine="511"/>
      </w:pPr>
      <w:r>
        <w:tab/>
      </w:r>
      <m:oMath>
        <m:r>
          <m:rPr>
            <m:sty m:val="p"/>
          </m:rPr>
          <w:rPr>
            <w:rFonts w:ascii="Cambria Math" w:hAnsi="Cambria Math"/>
          </w:rPr>
          <m:t>Win</m:t>
        </m:r>
        <m:r>
          <m:rPr>
            <m:sty m:val="p"/>
          </m:rPr>
          <w:rPr>
            <w:rFonts w:ascii="Cambria Math" w:eastAsia="微软雅黑" w:hAnsi="Cambria Math" w:cs="微软雅黑"/>
          </w:rPr>
          <m:t>_away</m:t>
        </m:r>
      </m:oMath>
      <w:r>
        <w:rPr>
          <w:rFonts w:hint="eastAsia"/>
        </w:rPr>
        <w:t xml:space="preserve"> </w:t>
      </w:r>
      <w:r>
        <w:t xml:space="preserve">means the frequency a team win away from home and </w:t>
      </w:r>
      <m:oMath>
        <m:r>
          <m:rPr>
            <m:sty m:val="p"/>
          </m:rPr>
          <w:rPr>
            <w:rFonts w:ascii="Cambria Math" w:hAnsi="Cambria Math"/>
          </w:rPr>
          <m:t>Loss_home</m:t>
        </m:r>
      </m:oMath>
      <w:r>
        <w:rPr>
          <w:rFonts w:hint="eastAsia"/>
        </w:rPr>
        <w:t xml:space="preserve"> </w:t>
      </w:r>
      <w:r>
        <w:t xml:space="preserve">means the frequency a team loss at home, listed in </w:t>
      </w:r>
      <w:r w:rsidR="0028496D">
        <w:fldChar w:fldCharType="begin"/>
      </w:r>
      <w:r w:rsidR="0028496D">
        <w:instrText xml:space="preserve"> REF _Ref32718659 \h </w:instrText>
      </w:r>
      <w:r w:rsidR="0028496D">
        <w:fldChar w:fldCharType="separate"/>
      </w:r>
      <w:r w:rsidR="00C5312E">
        <w:t xml:space="preserve">Table </w:t>
      </w:r>
      <w:r w:rsidR="00C5312E">
        <w:rPr>
          <w:noProof/>
        </w:rPr>
        <w:t>9</w:t>
      </w:r>
      <w:r w:rsidR="00C5312E">
        <w:t xml:space="preserve"> : Huskies side data</w:t>
      </w:r>
      <w:r w:rsidR="0028496D">
        <w:fldChar w:fldCharType="end"/>
      </w:r>
      <w:r w:rsidR="00A36A55">
        <w:t xml:space="preserve">. </w:t>
      </w:r>
    </w:p>
    <w:p w14:paraId="4F796904" w14:textId="2010646F" w:rsidR="00EF1F08" w:rsidRPr="00E73F10" w:rsidRDefault="001965F1" w:rsidP="000427C7">
      <w:pPr>
        <w:ind w:firstLine="511"/>
      </w:pPr>
      <m:oMathPara>
        <m:oMath>
          <m:r>
            <m:rPr>
              <m:sty m:val="p"/>
            </m:rPr>
            <w:rPr>
              <w:rFonts w:ascii="Cambria Math" w:hAnsi="Cambria Math"/>
            </w:rPr>
            <m:t>MN=(Win2_Tie1+Win2_Loss1*2+Tie2_Loss1)-(Tie2_Win1+Loss2_Win1*2+Loss2_Tie1)</m:t>
          </m:r>
        </m:oMath>
      </m:oMathPara>
    </w:p>
    <w:p w14:paraId="7FBE9391" w14:textId="4BF61A8C" w:rsidR="00EF1F08" w:rsidRPr="00C468FB" w:rsidRDefault="00EF1F08" w:rsidP="000427C7">
      <w:pPr>
        <w:ind w:firstLine="511"/>
      </w:pPr>
      <w:r>
        <w:tab/>
        <w:t xml:space="preserve">The variables above are in </w:t>
      </w:r>
      <w:r w:rsidR="0028496D">
        <w:fldChar w:fldCharType="begin"/>
      </w:r>
      <w:r w:rsidR="0028496D">
        <w:instrText xml:space="preserve"> REF _Ref32717998 \h </w:instrText>
      </w:r>
      <w:r w:rsidR="0028496D">
        <w:fldChar w:fldCharType="separate"/>
      </w:r>
      <w:r w:rsidR="00C5312E">
        <w:t xml:space="preserve">Table </w:t>
      </w:r>
      <w:r w:rsidR="00C5312E">
        <w:rPr>
          <w:noProof/>
        </w:rPr>
        <w:t>10</w:t>
      </w:r>
      <w:r w:rsidR="00C5312E">
        <w:t xml:space="preserve"> </w:t>
      </w:r>
      <w:r w:rsidR="00C5312E">
        <w:rPr>
          <w:rFonts w:hint="eastAsia"/>
        </w:rPr>
        <w:t>:</w:t>
      </w:r>
      <w:r w:rsidR="00C5312E">
        <w:t xml:space="preserve"> Huskies same opponent data</w:t>
      </w:r>
      <w:r w:rsidR="0028496D">
        <w:fldChar w:fldCharType="end"/>
      </w:r>
      <w:r w:rsidR="0028496D">
        <w:t>.</w:t>
      </w:r>
    </w:p>
    <w:p w14:paraId="56A8EDDE" w14:textId="15F1C7B8" w:rsidR="00580868" w:rsidRDefault="00DE4A8F" w:rsidP="000427C7">
      <w:pPr>
        <w:pStyle w:val="1"/>
      </w:pPr>
      <w:bookmarkStart w:id="355" w:name="_Toc32879668"/>
      <w:r>
        <w:t>Teamwork Evaluation</w:t>
      </w:r>
      <w:bookmarkEnd w:id="355"/>
    </w:p>
    <w:p w14:paraId="264C8234" w14:textId="0BD48702" w:rsidR="001A5A1B" w:rsidRPr="001A5A1B" w:rsidRDefault="00A13D95" w:rsidP="000427C7">
      <w:pPr>
        <w:pStyle w:val="2"/>
        <w:spacing w:before="35"/>
      </w:pPr>
      <w:bookmarkStart w:id="356" w:name="_Toc32879669"/>
      <w:r>
        <w:t>R</w:t>
      </w:r>
      <w:r w:rsidR="003D3B57">
        <w:t xml:space="preserve">esult </w:t>
      </w:r>
      <w:r w:rsidR="00A30B4C">
        <w:t>o</w:t>
      </w:r>
      <w:r w:rsidR="003D3B57">
        <w:t xml:space="preserve">f </w:t>
      </w:r>
      <w:r>
        <w:t>T</w:t>
      </w:r>
      <w:r w:rsidR="003D3B57">
        <w:t xml:space="preserve">hree </w:t>
      </w:r>
      <w:r w:rsidR="00442440">
        <w:t>A</w:t>
      </w:r>
      <w:r w:rsidR="003D3B57">
        <w:t xml:space="preserve">spects </w:t>
      </w:r>
      <w:r w:rsidR="00C32C0E">
        <w:t>f</w:t>
      </w:r>
      <w:r w:rsidR="003D3B57">
        <w:t>or Huskies</w:t>
      </w:r>
      <w:bookmarkEnd w:id="356"/>
    </w:p>
    <w:p w14:paraId="5BFE6E49" w14:textId="40D8FD35" w:rsidR="00FB340F" w:rsidRDefault="00FB340F" w:rsidP="00253403">
      <w:pPr>
        <w:pStyle w:val="table"/>
      </w:pPr>
      <w:bookmarkStart w:id="357" w:name="_Ref32762194"/>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13</w:t>
      </w:r>
      <w:r w:rsidR="00DE49B6">
        <w:rPr>
          <w:noProof/>
        </w:rPr>
        <w:fldChar w:fldCharType="end"/>
      </w:r>
      <w:r>
        <w:t xml:space="preserve"> : </w:t>
      </w:r>
      <w:r w:rsidR="00D114F9">
        <w:t>Ability top five player</w:t>
      </w:r>
      <w:bookmarkEnd w:id="357"/>
    </w:p>
    <w:tbl>
      <w:tblPr>
        <w:tblW w:w="68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1460"/>
        <w:gridCol w:w="1400"/>
        <w:gridCol w:w="1356"/>
        <w:gridCol w:w="1236"/>
      </w:tblGrid>
      <w:tr w:rsidR="004813C6" w:rsidRPr="004813C6" w14:paraId="59082803" w14:textId="77777777" w:rsidTr="00FB340F">
        <w:trPr>
          <w:trHeight w:val="351"/>
          <w:jc w:val="center"/>
        </w:trPr>
        <w:tc>
          <w:tcPr>
            <w:tcW w:w="1426" w:type="dxa"/>
            <w:shd w:val="clear" w:color="auto" w:fill="auto"/>
            <w:noWrap/>
            <w:vAlign w:val="bottom"/>
            <w:hideMark/>
          </w:tcPr>
          <w:p w14:paraId="646D35AD" w14:textId="65968AC4" w:rsidR="004813C6" w:rsidRPr="004813C6" w:rsidRDefault="004813C6" w:rsidP="00253403">
            <w:pPr>
              <w:pStyle w:val="table"/>
            </w:pPr>
            <w:r>
              <w:rPr>
                <w:rFonts w:hint="eastAsia"/>
              </w:rPr>
              <w:t>n</w:t>
            </w:r>
            <w:r w:rsidRPr="004813C6">
              <w:t>ame</w:t>
            </w:r>
          </w:p>
        </w:tc>
        <w:tc>
          <w:tcPr>
            <w:tcW w:w="1460" w:type="dxa"/>
            <w:shd w:val="clear" w:color="auto" w:fill="auto"/>
            <w:noWrap/>
            <w:vAlign w:val="bottom"/>
            <w:hideMark/>
          </w:tcPr>
          <w:p w14:paraId="664963BB" w14:textId="6ED89073" w:rsidR="004813C6" w:rsidRPr="004813C6" w:rsidRDefault="004813C6" w:rsidP="00253403">
            <w:pPr>
              <w:pStyle w:val="table"/>
            </w:pPr>
            <w:r w:rsidRPr="004813C6">
              <w:rPr>
                <w:noProof/>
              </w:rPr>
              <w:drawing>
                <wp:anchor distT="0" distB="0" distL="114300" distR="114300" simplePos="0" relativeHeight="251657216" behindDoc="0" locked="0" layoutInCell="1" allowOverlap="1" wp14:anchorId="43DC7520" wp14:editId="4D606291">
                  <wp:simplePos x="0" y="0"/>
                  <wp:positionH relativeFrom="column">
                    <wp:posOffset>-53340</wp:posOffset>
                  </wp:positionH>
                  <wp:positionV relativeFrom="paragraph">
                    <wp:posOffset>11430</wp:posOffset>
                  </wp:positionV>
                  <wp:extent cx="868680" cy="213360"/>
                  <wp:effectExtent l="0" t="0" r="7620" b="0"/>
                  <wp:wrapNone/>
                  <wp:docPr id="10" name="图片 10"/>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68680" cy="213360"/>
                          </a:xfrm>
                          <a:prstGeom prst="rect">
                            <a:avLst/>
                          </a:prstGeom>
                          <a:noFill/>
                        </pic:spPr>
                      </pic:pic>
                    </a:graphicData>
                  </a:graphic>
                  <wp14:sizeRelH relativeFrom="page">
                    <wp14:pctWidth>0</wp14:pctWidth>
                  </wp14:sizeRelH>
                  <wp14:sizeRelV relativeFrom="page">
                    <wp14:pctHeight>0</wp14:pctHeight>
                  </wp14:sizeRelV>
                </wp:anchor>
              </w:drawing>
            </w:r>
          </w:p>
        </w:tc>
        <w:tc>
          <w:tcPr>
            <w:tcW w:w="1400" w:type="dxa"/>
            <w:shd w:val="clear" w:color="auto" w:fill="auto"/>
            <w:noWrap/>
            <w:vAlign w:val="bottom"/>
            <w:hideMark/>
          </w:tcPr>
          <w:p w14:paraId="4DABF9EE" w14:textId="7E02AF56" w:rsidR="004813C6" w:rsidRPr="004813C6" w:rsidRDefault="004813C6" w:rsidP="00253403">
            <w:pPr>
              <w:pStyle w:val="table"/>
            </w:pPr>
            <w:r w:rsidRPr="004813C6">
              <w:rPr>
                <w:noProof/>
              </w:rPr>
              <w:drawing>
                <wp:anchor distT="0" distB="0" distL="114300" distR="114300" simplePos="0" relativeHeight="251658240" behindDoc="0" locked="0" layoutInCell="1" allowOverlap="1" wp14:anchorId="7B862603" wp14:editId="1B7D4109">
                  <wp:simplePos x="0" y="0"/>
                  <wp:positionH relativeFrom="column">
                    <wp:posOffset>-30480</wp:posOffset>
                  </wp:positionH>
                  <wp:positionV relativeFrom="paragraph">
                    <wp:posOffset>9525</wp:posOffset>
                  </wp:positionV>
                  <wp:extent cx="838200" cy="182880"/>
                  <wp:effectExtent l="0" t="0" r="0" b="0"/>
                  <wp:wrapNone/>
                  <wp:docPr id="11" name="图片 1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8200" cy="182880"/>
                          </a:xfrm>
                          <a:prstGeom prst="rect">
                            <a:avLst/>
                          </a:prstGeom>
                          <a:noFill/>
                        </pic:spPr>
                      </pic:pic>
                    </a:graphicData>
                  </a:graphic>
                  <wp14:sizeRelH relativeFrom="page">
                    <wp14:pctWidth>0</wp14:pctWidth>
                  </wp14:sizeRelH>
                  <wp14:sizeRelV relativeFrom="page">
                    <wp14:pctHeight>0</wp14:pctHeight>
                  </wp14:sizeRelV>
                </wp:anchor>
              </w:drawing>
            </w:r>
          </w:p>
        </w:tc>
        <w:tc>
          <w:tcPr>
            <w:tcW w:w="1356" w:type="dxa"/>
            <w:shd w:val="clear" w:color="auto" w:fill="auto"/>
            <w:noWrap/>
            <w:vAlign w:val="bottom"/>
            <w:hideMark/>
          </w:tcPr>
          <w:p w14:paraId="599FF09B" w14:textId="77777777" w:rsidR="004813C6" w:rsidRPr="004813C6" w:rsidRDefault="004813C6" w:rsidP="00253403">
            <w:pPr>
              <w:pStyle w:val="table"/>
            </w:pPr>
            <w:r w:rsidRPr="004813C6">
              <w:t>A</w:t>
            </w:r>
          </w:p>
        </w:tc>
        <w:tc>
          <w:tcPr>
            <w:tcW w:w="1236" w:type="dxa"/>
            <w:shd w:val="clear" w:color="auto" w:fill="auto"/>
            <w:noWrap/>
            <w:vAlign w:val="bottom"/>
            <w:hideMark/>
          </w:tcPr>
          <w:p w14:paraId="67DE5FA5" w14:textId="77777777" w:rsidR="004813C6" w:rsidRPr="004813C6" w:rsidRDefault="004813C6" w:rsidP="00253403">
            <w:pPr>
              <w:pStyle w:val="table"/>
            </w:pPr>
            <w:r w:rsidRPr="004813C6">
              <w:t>A_ave</w:t>
            </w:r>
          </w:p>
        </w:tc>
      </w:tr>
      <w:tr w:rsidR="004813C6" w:rsidRPr="004813C6" w14:paraId="3AAC7C4D" w14:textId="77777777" w:rsidTr="00FB340F">
        <w:trPr>
          <w:trHeight w:val="288"/>
          <w:jc w:val="center"/>
        </w:trPr>
        <w:tc>
          <w:tcPr>
            <w:tcW w:w="1426" w:type="dxa"/>
            <w:shd w:val="clear" w:color="auto" w:fill="auto"/>
            <w:noWrap/>
            <w:vAlign w:val="center"/>
            <w:hideMark/>
          </w:tcPr>
          <w:p w14:paraId="28F3EA96" w14:textId="77777777" w:rsidR="004813C6" w:rsidRPr="004813C6" w:rsidRDefault="004813C6" w:rsidP="00253403">
            <w:pPr>
              <w:pStyle w:val="table"/>
            </w:pPr>
            <w:r w:rsidRPr="004813C6">
              <w:rPr>
                <w:rFonts w:hint="eastAsia"/>
              </w:rPr>
              <w:t>Huskies_M1</w:t>
            </w:r>
          </w:p>
        </w:tc>
        <w:tc>
          <w:tcPr>
            <w:tcW w:w="1460" w:type="dxa"/>
            <w:shd w:val="clear" w:color="auto" w:fill="auto"/>
            <w:noWrap/>
            <w:vAlign w:val="bottom"/>
            <w:hideMark/>
          </w:tcPr>
          <w:p w14:paraId="307B3AC2" w14:textId="77777777" w:rsidR="004813C6" w:rsidRPr="004813C6" w:rsidRDefault="004813C6" w:rsidP="00253403">
            <w:pPr>
              <w:pStyle w:val="table"/>
            </w:pPr>
            <w:r w:rsidRPr="004813C6">
              <w:t>105.84%</w:t>
            </w:r>
          </w:p>
        </w:tc>
        <w:tc>
          <w:tcPr>
            <w:tcW w:w="1400" w:type="dxa"/>
            <w:shd w:val="clear" w:color="auto" w:fill="auto"/>
            <w:noWrap/>
            <w:vAlign w:val="bottom"/>
            <w:hideMark/>
          </w:tcPr>
          <w:p w14:paraId="0289FC26" w14:textId="77777777" w:rsidR="004813C6" w:rsidRPr="004813C6" w:rsidRDefault="004813C6" w:rsidP="00253403">
            <w:pPr>
              <w:pStyle w:val="table"/>
            </w:pPr>
            <w:r w:rsidRPr="004813C6">
              <w:t>2255</w:t>
            </w:r>
          </w:p>
        </w:tc>
        <w:tc>
          <w:tcPr>
            <w:tcW w:w="1356" w:type="dxa"/>
            <w:shd w:val="clear" w:color="auto" w:fill="auto"/>
            <w:noWrap/>
            <w:vAlign w:val="bottom"/>
            <w:hideMark/>
          </w:tcPr>
          <w:p w14:paraId="029ADEDA" w14:textId="77777777" w:rsidR="004813C6" w:rsidRPr="004813C6" w:rsidRDefault="004813C6" w:rsidP="00253403">
            <w:pPr>
              <w:pStyle w:val="table"/>
            </w:pPr>
            <w:r w:rsidRPr="004813C6">
              <w:t>2386.5819</w:t>
            </w:r>
          </w:p>
        </w:tc>
        <w:tc>
          <w:tcPr>
            <w:tcW w:w="1236" w:type="dxa"/>
            <w:shd w:val="clear" w:color="auto" w:fill="auto"/>
            <w:noWrap/>
            <w:vAlign w:val="bottom"/>
            <w:hideMark/>
          </w:tcPr>
          <w:p w14:paraId="0A6408A6" w14:textId="77777777" w:rsidR="004813C6" w:rsidRPr="004813C6" w:rsidRDefault="004813C6" w:rsidP="00253403">
            <w:pPr>
              <w:pStyle w:val="table"/>
            </w:pPr>
            <w:r w:rsidRPr="004813C6">
              <w:t>62.804787</w:t>
            </w:r>
          </w:p>
        </w:tc>
      </w:tr>
      <w:tr w:rsidR="004813C6" w:rsidRPr="004813C6" w14:paraId="02E3C231" w14:textId="77777777" w:rsidTr="00FB340F">
        <w:trPr>
          <w:trHeight w:val="288"/>
          <w:jc w:val="center"/>
        </w:trPr>
        <w:tc>
          <w:tcPr>
            <w:tcW w:w="1426" w:type="dxa"/>
            <w:shd w:val="clear" w:color="auto" w:fill="auto"/>
            <w:noWrap/>
            <w:vAlign w:val="center"/>
            <w:hideMark/>
          </w:tcPr>
          <w:p w14:paraId="06296A70" w14:textId="77777777" w:rsidR="004813C6" w:rsidRPr="004813C6" w:rsidRDefault="004813C6" w:rsidP="00253403">
            <w:pPr>
              <w:pStyle w:val="table"/>
            </w:pPr>
            <w:r w:rsidRPr="004813C6">
              <w:rPr>
                <w:rFonts w:hint="eastAsia"/>
              </w:rPr>
              <w:t>Huskies_M3</w:t>
            </w:r>
          </w:p>
        </w:tc>
        <w:tc>
          <w:tcPr>
            <w:tcW w:w="1460" w:type="dxa"/>
            <w:shd w:val="clear" w:color="auto" w:fill="auto"/>
            <w:noWrap/>
            <w:vAlign w:val="bottom"/>
            <w:hideMark/>
          </w:tcPr>
          <w:p w14:paraId="7DE5117E" w14:textId="77777777" w:rsidR="004813C6" w:rsidRPr="004813C6" w:rsidRDefault="004813C6" w:rsidP="00253403">
            <w:pPr>
              <w:pStyle w:val="table"/>
            </w:pPr>
            <w:r w:rsidRPr="004813C6">
              <w:t>111.75%</w:t>
            </w:r>
          </w:p>
        </w:tc>
        <w:tc>
          <w:tcPr>
            <w:tcW w:w="1400" w:type="dxa"/>
            <w:shd w:val="clear" w:color="auto" w:fill="auto"/>
            <w:noWrap/>
            <w:vAlign w:val="bottom"/>
            <w:hideMark/>
          </w:tcPr>
          <w:p w14:paraId="57DD0190" w14:textId="77777777" w:rsidR="004813C6" w:rsidRPr="004813C6" w:rsidRDefault="004813C6" w:rsidP="00253403">
            <w:pPr>
              <w:pStyle w:val="table"/>
            </w:pPr>
            <w:r w:rsidRPr="004813C6">
              <w:t>1561</w:t>
            </w:r>
          </w:p>
        </w:tc>
        <w:tc>
          <w:tcPr>
            <w:tcW w:w="1356" w:type="dxa"/>
            <w:shd w:val="clear" w:color="auto" w:fill="auto"/>
            <w:noWrap/>
            <w:vAlign w:val="bottom"/>
            <w:hideMark/>
          </w:tcPr>
          <w:p w14:paraId="5491D5A4" w14:textId="77777777" w:rsidR="004813C6" w:rsidRPr="004813C6" w:rsidRDefault="004813C6" w:rsidP="00253403">
            <w:pPr>
              <w:pStyle w:val="table"/>
            </w:pPr>
            <w:r w:rsidRPr="004813C6">
              <w:t>1744.36388</w:t>
            </w:r>
          </w:p>
        </w:tc>
        <w:tc>
          <w:tcPr>
            <w:tcW w:w="1236" w:type="dxa"/>
            <w:shd w:val="clear" w:color="auto" w:fill="auto"/>
            <w:noWrap/>
            <w:vAlign w:val="bottom"/>
            <w:hideMark/>
          </w:tcPr>
          <w:p w14:paraId="79BDD6BB" w14:textId="77777777" w:rsidR="004813C6" w:rsidRPr="004813C6" w:rsidRDefault="004813C6" w:rsidP="00253403">
            <w:pPr>
              <w:pStyle w:val="table"/>
            </w:pPr>
            <w:r w:rsidRPr="004813C6">
              <w:t>45.904313</w:t>
            </w:r>
          </w:p>
        </w:tc>
      </w:tr>
      <w:tr w:rsidR="004813C6" w:rsidRPr="004813C6" w14:paraId="0DB7DD02" w14:textId="77777777" w:rsidTr="00FB340F">
        <w:trPr>
          <w:trHeight w:val="288"/>
          <w:jc w:val="center"/>
        </w:trPr>
        <w:tc>
          <w:tcPr>
            <w:tcW w:w="1426" w:type="dxa"/>
            <w:shd w:val="clear" w:color="auto" w:fill="auto"/>
            <w:noWrap/>
            <w:vAlign w:val="center"/>
            <w:hideMark/>
          </w:tcPr>
          <w:p w14:paraId="769D87D2" w14:textId="77777777" w:rsidR="004813C6" w:rsidRPr="004813C6" w:rsidRDefault="004813C6" w:rsidP="00253403">
            <w:pPr>
              <w:pStyle w:val="table"/>
            </w:pPr>
            <w:r w:rsidRPr="004813C6">
              <w:rPr>
                <w:rFonts w:hint="eastAsia"/>
              </w:rPr>
              <w:t>Huskies_D1</w:t>
            </w:r>
          </w:p>
        </w:tc>
        <w:tc>
          <w:tcPr>
            <w:tcW w:w="1460" w:type="dxa"/>
            <w:shd w:val="clear" w:color="auto" w:fill="auto"/>
            <w:noWrap/>
            <w:vAlign w:val="bottom"/>
            <w:hideMark/>
          </w:tcPr>
          <w:p w14:paraId="14708213" w14:textId="77777777" w:rsidR="004813C6" w:rsidRPr="004813C6" w:rsidRDefault="004813C6" w:rsidP="00253403">
            <w:pPr>
              <w:pStyle w:val="table"/>
            </w:pPr>
            <w:r w:rsidRPr="004813C6">
              <w:t>102.09%</w:t>
            </w:r>
          </w:p>
        </w:tc>
        <w:tc>
          <w:tcPr>
            <w:tcW w:w="1400" w:type="dxa"/>
            <w:shd w:val="clear" w:color="auto" w:fill="auto"/>
            <w:noWrap/>
            <w:vAlign w:val="bottom"/>
            <w:hideMark/>
          </w:tcPr>
          <w:p w14:paraId="3B3AC3FB" w14:textId="77777777" w:rsidR="004813C6" w:rsidRPr="004813C6" w:rsidRDefault="004813C6" w:rsidP="00253403">
            <w:pPr>
              <w:pStyle w:val="table"/>
            </w:pPr>
            <w:r w:rsidRPr="004813C6">
              <w:t>1673</w:t>
            </w:r>
          </w:p>
        </w:tc>
        <w:tc>
          <w:tcPr>
            <w:tcW w:w="1356" w:type="dxa"/>
            <w:shd w:val="clear" w:color="auto" w:fill="auto"/>
            <w:noWrap/>
            <w:vAlign w:val="bottom"/>
            <w:hideMark/>
          </w:tcPr>
          <w:p w14:paraId="587D4D0C" w14:textId="77777777" w:rsidR="004813C6" w:rsidRPr="004813C6" w:rsidRDefault="004813C6" w:rsidP="00253403">
            <w:pPr>
              <w:pStyle w:val="table"/>
            </w:pPr>
            <w:r w:rsidRPr="004813C6">
              <w:t>1707.91746</w:t>
            </w:r>
          </w:p>
        </w:tc>
        <w:tc>
          <w:tcPr>
            <w:tcW w:w="1236" w:type="dxa"/>
            <w:shd w:val="clear" w:color="auto" w:fill="auto"/>
            <w:noWrap/>
            <w:vAlign w:val="bottom"/>
            <w:hideMark/>
          </w:tcPr>
          <w:p w14:paraId="5A01AF88" w14:textId="77777777" w:rsidR="004813C6" w:rsidRPr="004813C6" w:rsidRDefault="004813C6" w:rsidP="00253403">
            <w:pPr>
              <w:pStyle w:val="table"/>
            </w:pPr>
            <w:r w:rsidRPr="004813C6">
              <w:t>44.945196</w:t>
            </w:r>
          </w:p>
        </w:tc>
      </w:tr>
      <w:tr w:rsidR="004813C6" w:rsidRPr="004813C6" w14:paraId="6C0C3AD3" w14:textId="77777777" w:rsidTr="00FB340F">
        <w:trPr>
          <w:trHeight w:val="288"/>
          <w:jc w:val="center"/>
        </w:trPr>
        <w:tc>
          <w:tcPr>
            <w:tcW w:w="1426" w:type="dxa"/>
            <w:shd w:val="clear" w:color="auto" w:fill="auto"/>
            <w:noWrap/>
            <w:vAlign w:val="center"/>
            <w:hideMark/>
          </w:tcPr>
          <w:p w14:paraId="61A65F14" w14:textId="77777777" w:rsidR="004813C6" w:rsidRPr="004813C6" w:rsidRDefault="004813C6" w:rsidP="00253403">
            <w:pPr>
              <w:pStyle w:val="table"/>
            </w:pPr>
            <w:r w:rsidRPr="004813C6">
              <w:rPr>
                <w:rFonts w:hint="eastAsia"/>
              </w:rPr>
              <w:t>Huskies_F2</w:t>
            </w:r>
          </w:p>
        </w:tc>
        <w:tc>
          <w:tcPr>
            <w:tcW w:w="1460" w:type="dxa"/>
            <w:shd w:val="clear" w:color="auto" w:fill="auto"/>
            <w:noWrap/>
            <w:vAlign w:val="bottom"/>
            <w:hideMark/>
          </w:tcPr>
          <w:p w14:paraId="469A7BCD" w14:textId="77777777" w:rsidR="004813C6" w:rsidRPr="004813C6" w:rsidRDefault="004813C6" w:rsidP="00253403">
            <w:pPr>
              <w:pStyle w:val="table"/>
            </w:pPr>
            <w:r w:rsidRPr="004813C6">
              <w:t>99.71%</w:t>
            </w:r>
          </w:p>
        </w:tc>
        <w:tc>
          <w:tcPr>
            <w:tcW w:w="1400" w:type="dxa"/>
            <w:shd w:val="clear" w:color="auto" w:fill="auto"/>
            <w:noWrap/>
            <w:vAlign w:val="bottom"/>
            <w:hideMark/>
          </w:tcPr>
          <w:p w14:paraId="2F8C32C7" w14:textId="77777777" w:rsidR="004813C6" w:rsidRPr="004813C6" w:rsidRDefault="004813C6" w:rsidP="00253403">
            <w:pPr>
              <w:pStyle w:val="table"/>
            </w:pPr>
            <w:r w:rsidRPr="004813C6">
              <w:t>1611</w:t>
            </w:r>
          </w:p>
        </w:tc>
        <w:tc>
          <w:tcPr>
            <w:tcW w:w="1356" w:type="dxa"/>
            <w:shd w:val="clear" w:color="auto" w:fill="auto"/>
            <w:noWrap/>
            <w:vAlign w:val="bottom"/>
            <w:hideMark/>
          </w:tcPr>
          <w:p w14:paraId="3084C4D3" w14:textId="77777777" w:rsidR="004813C6" w:rsidRPr="004813C6" w:rsidRDefault="004813C6" w:rsidP="00253403">
            <w:pPr>
              <w:pStyle w:val="table"/>
            </w:pPr>
            <w:r w:rsidRPr="004813C6">
              <w:t>1606.33914</w:t>
            </w:r>
          </w:p>
        </w:tc>
        <w:tc>
          <w:tcPr>
            <w:tcW w:w="1236" w:type="dxa"/>
            <w:shd w:val="clear" w:color="auto" w:fill="auto"/>
            <w:noWrap/>
            <w:vAlign w:val="bottom"/>
            <w:hideMark/>
          </w:tcPr>
          <w:p w14:paraId="707FA5E5" w14:textId="77777777" w:rsidR="004813C6" w:rsidRPr="004813C6" w:rsidRDefault="004813C6" w:rsidP="00253403">
            <w:pPr>
              <w:pStyle w:val="table"/>
            </w:pPr>
            <w:r w:rsidRPr="004813C6">
              <w:t>42.272083</w:t>
            </w:r>
          </w:p>
        </w:tc>
      </w:tr>
      <w:tr w:rsidR="004813C6" w:rsidRPr="004813C6" w14:paraId="31AE21B1" w14:textId="77777777" w:rsidTr="00FB340F">
        <w:trPr>
          <w:trHeight w:val="288"/>
          <w:jc w:val="center"/>
        </w:trPr>
        <w:tc>
          <w:tcPr>
            <w:tcW w:w="1426" w:type="dxa"/>
            <w:shd w:val="clear" w:color="auto" w:fill="auto"/>
            <w:noWrap/>
            <w:vAlign w:val="center"/>
            <w:hideMark/>
          </w:tcPr>
          <w:p w14:paraId="2C399B94" w14:textId="77777777" w:rsidR="004813C6" w:rsidRPr="004813C6" w:rsidRDefault="004813C6" w:rsidP="00253403">
            <w:pPr>
              <w:pStyle w:val="table"/>
            </w:pPr>
            <w:r w:rsidRPr="004813C6">
              <w:rPr>
                <w:rFonts w:hint="eastAsia"/>
              </w:rPr>
              <w:t>Huskies_D3</w:t>
            </w:r>
          </w:p>
        </w:tc>
        <w:tc>
          <w:tcPr>
            <w:tcW w:w="1460" w:type="dxa"/>
            <w:shd w:val="clear" w:color="auto" w:fill="auto"/>
            <w:noWrap/>
            <w:vAlign w:val="bottom"/>
            <w:hideMark/>
          </w:tcPr>
          <w:p w14:paraId="39123809" w14:textId="77777777" w:rsidR="004813C6" w:rsidRPr="004813C6" w:rsidRDefault="004813C6" w:rsidP="00253403">
            <w:pPr>
              <w:pStyle w:val="table"/>
            </w:pPr>
            <w:r w:rsidRPr="004813C6">
              <w:t>99.58%</w:t>
            </w:r>
          </w:p>
        </w:tc>
        <w:tc>
          <w:tcPr>
            <w:tcW w:w="1400" w:type="dxa"/>
            <w:shd w:val="clear" w:color="auto" w:fill="auto"/>
            <w:noWrap/>
            <w:vAlign w:val="bottom"/>
            <w:hideMark/>
          </w:tcPr>
          <w:p w14:paraId="0AFC7EC0" w14:textId="77777777" w:rsidR="004813C6" w:rsidRPr="004813C6" w:rsidRDefault="004813C6" w:rsidP="00253403">
            <w:pPr>
              <w:pStyle w:val="table"/>
            </w:pPr>
            <w:r w:rsidRPr="004813C6">
              <w:t>1302</w:t>
            </w:r>
          </w:p>
        </w:tc>
        <w:tc>
          <w:tcPr>
            <w:tcW w:w="1356" w:type="dxa"/>
            <w:shd w:val="clear" w:color="auto" w:fill="auto"/>
            <w:noWrap/>
            <w:vAlign w:val="bottom"/>
            <w:hideMark/>
          </w:tcPr>
          <w:p w14:paraId="1397382F" w14:textId="77777777" w:rsidR="004813C6" w:rsidRPr="004813C6" w:rsidRDefault="004813C6" w:rsidP="00253403">
            <w:pPr>
              <w:pStyle w:val="table"/>
            </w:pPr>
            <w:r w:rsidRPr="004813C6">
              <w:t>1296.48459</w:t>
            </w:r>
          </w:p>
        </w:tc>
        <w:tc>
          <w:tcPr>
            <w:tcW w:w="1236" w:type="dxa"/>
            <w:shd w:val="clear" w:color="auto" w:fill="auto"/>
            <w:noWrap/>
            <w:vAlign w:val="bottom"/>
            <w:hideMark/>
          </w:tcPr>
          <w:p w14:paraId="2B5331E6" w14:textId="77777777" w:rsidR="004813C6" w:rsidRPr="004813C6" w:rsidRDefault="004813C6" w:rsidP="00253403">
            <w:pPr>
              <w:pStyle w:val="table"/>
            </w:pPr>
            <w:r w:rsidRPr="004813C6">
              <w:t>34.118016</w:t>
            </w:r>
          </w:p>
        </w:tc>
      </w:tr>
    </w:tbl>
    <w:p w14:paraId="26DAC57A" w14:textId="2D8786B4" w:rsidR="00363419" w:rsidRDefault="00D32FC7" w:rsidP="000427C7">
      <w:pPr>
        <w:ind w:firstLine="511"/>
      </w:pPr>
      <w:r>
        <w:rPr>
          <w:rFonts w:hint="eastAsia"/>
        </w:rPr>
        <w:t>U</w:t>
      </w:r>
      <w:r>
        <w:t xml:space="preserve">se Table 12 to calculate PDA, PMA, PFA and PGA for Huskies, which is calculated from </w:t>
      </w:r>
      <w:r w:rsidR="001A618F">
        <w:fldChar w:fldCharType="begin"/>
      </w:r>
      <w:r w:rsidR="001A618F">
        <w:instrText xml:space="preserve"> REF _Ref32761883 \h </w:instrText>
      </w:r>
      <w:r w:rsidR="001A618F">
        <w:fldChar w:fldCharType="separate"/>
      </w:r>
      <w:r w:rsidR="00C5312E">
        <w:t xml:space="preserve">Table </w:t>
      </w:r>
      <w:r w:rsidR="00C5312E">
        <w:rPr>
          <w:noProof/>
        </w:rPr>
        <w:t>6</w:t>
      </w:r>
      <w:r w:rsidR="00C5312E">
        <w:t xml:space="preserve"> </w:t>
      </w:r>
      <w:r w:rsidR="00C5312E">
        <w:rPr>
          <w:rFonts w:hint="eastAsia"/>
        </w:rPr>
        <w:t>:</w:t>
      </w:r>
      <w:r w:rsidR="00C5312E">
        <w:t xml:space="preserve"> Pass data</w:t>
      </w:r>
      <w:r w:rsidR="001A618F">
        <w:fldChar w:fldCharType="end"/>
      </w:r>
      <w:r w:rsidR="001A618F">
        <w:t xml:space="preserve"> </w:t>
      </w:r>
      <w:r>
        <w:t xml:space="preserve">and </w:t>
      </w:r>
      <w:r>
        <w:fldChar w:fldCharType="begin"/>
      </w:r>
      <w:r>
        <w:instrText xml:space="preserve"> REF _Ref32727013 \h </w:instrText>
      </w:r>
      <w:r>
        <w:fldChar w:fldCharType="separate"/>
      </w:r>
      <w:r w:rsidR="00C5312E">
        <w:t xml:space="preserve">Table </w:t>
      </w:r>
      <w:r w:rsidR="00C5312E">
        <w:rPr>
          <w:noProof/>
        </w:rPr>
        <w:t>7</w:t>
      </w:r>
      <w:r w:rsidR="00C5312E">
        <w:t xml:space="preserve"> : Duel data</w:t>
      </w:r>
      <w:r>
        <w:fldChar w:fldCharType="end"/>
      </w:r>
      <w:r w:rsidR="00B32D50">
        <w:t>.</w:t>
      </w:r>
    </w:p>
    <w:p w14:paraId="43476F19" w14:textId="77777777" w:rsidR="00363419" w:rsidRDefault="00363419">
      <w:pPr>
        <w:widowControl/>
        <w:ind w:firstLineChars="0" w:firstLine="0"/>
        <w:jc w:val="left"/>
      </w:pPr>
      <w:r>
        <w:br w:type="page"/>
      </w:r>
    </w:p>
    <w:p w14:paraId="67150C58" w14:textId="77777777" w:rsidR="007B705F" w:rsidRDefault="007B705F" w:rsidP="000427C7">
      <w:pPr>
        <w:ind w:firstLine="511"/>
      </w:pPr>
    </w:p>
    <w:p w14:paraId="294F6ADB" w14:textId="131EB3AF" w:rsidR="00F04470" w:rsidRDefault="00F04470" w:rsidP="00253403">
      <w:pPr>
        <w:pStyle w:val="table"/>
      </w:pPr>
      <w:bookmarkStart w:id="358" w:name="_Ref32762196"/>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14</w:t>
      </w:r>
      <w:r w:rsidR="00DE49B6">
        <w:rPr>
          <w:noProof/>
        </w:rPr>
        <w:fldChar w:fldCharType="end"/>
      </w:r>
      <w:r>
        <w:t xml:space="preserve"> : Count for Triadic and Dyadic</w:t>
      </w:r>
      <w:bookmarkEnd w:id="358"/>
    </w:p>
    <w:tbl>
      <w:tblPr>
        <w:tblW w:w="3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120"/>
        <w:gridCol w:w="1120"/>
      </w:tblGrid>
      <w:tr w:rsidR="00F04470" w:rsidRPr="00F04470" w14:paraId="562DDA56" w14:textId="77777777" w:rsidTr="00080C37">
        <w:trPr>
          <w:trHeight w:val="288"/>
          <w:jc w:val="center"/>
        </w:trPr>
        <w:tc>
          <w:tcPr>
            <w:tcW w:w="1305" w:type="dxa"/>
            <w:shd w:val="clear" w:color="auto" w:fill="auto"/>
            <w:noWrap/>
            <w:vAlign w:val="center"/>
            <w:hideMark/>
          </w:tcPr>
          <w:p w14:paraId="31088D77" w14:textId="77777777" w:rsidR="00F04470" w:rsidRPr="00F04470" w:rsidRDefault="00F04470" w:rsidP="00253403">
            <w:pPr>
              <w:pStyle w:val="table"/>
            </w:pPr>
          </w:p>
        </w:tc>
        <w:tc>
          <w:tcPr>
            <w:tcW w:w="1120" w:type="dxa"/>
            <w:shd w:val="clear" w:color="auto" w:fill="auto"/>
            <w:noWrap/>
            <w:vAlign w:val="center"/>
            <w:hideMark/>
          </w:tcPr>
          <w:p w14:paraId="3027CD53" w14:textId="77777777" w:rsidR="00F04470" w:rsidRPr="00F04470" w:rsidRDefault="00F04470" w:rsidP="00253403">
            <w:pPr>
              <w:pStyle w:val="table"/>
            </w:pPr>
            <w:r w:rsidRPr="00F04470">
              <w:rPr>
                <w:rFonts w:hint="eastAsia"/>
              </w:rPr>
              <w:t>Triadic</w:t>
            </w:r>
          </w:p>
        </w:tc>
        <w:tc>
          <w:tcPr>
            <w:tcW w:w="1120" w:type="dxa"/>
            <w:shd w:val="clear" w:color="auto" w:fill="auto"/>
            <w:noWrap/>
            <w:vAlign w:val="center"/>
            <w:hideMark/>
          </w:tcPr>
          <w:p w14:paraId="01FCB163" w14:textId="77777777" w:rsidR="00F04470" w:rsidRPr="00F04470" w:rsidRDefault="00F04470" w:rsidP="00253403">
            <w:pPr>
              <w:pStyle w:val="table"/>
            </w:pPr>
            <w:r w:rsidRPr="00F04470">
              <w:rPr>
                <w:rFonts w:hint="eastAsia"/>
              </w:rPr>
              <w:t>Dyadic</w:t>
            </w:r>
          </w:p>
        </w:tc>
      </w:tr>
      <w:tr w:rsidR="00F04470" w:rsidRPr="00F04470" w14:paraId="22C493A6" w14:textId="77777777" w:rsidTr="00080C37">
        <w:trPr>
          <w:trHeight w:val="288"/>
          <w:jc w:val="center"/>
        </w:trPr>
        <w:tc>
          <w:tcPr>
            <w:tcW w:w="1305" w:type="dxa"/>
            <w:shd w:val="clear" w:color="auto" w:fill="auto"/>
            <w:noWrap/>
            <w:vAlign w:val="center"/>
            <w:hideMark/>
          </w:tcPr>
          <w:p w14:paraId="381DF800" w14:textId="77777777" w:rsidR="00F04470" w:rsidRPr="00F04470" w:rsidRDefault="00F04470" w:rsidP="00253403">
            <w:pPr>
              <w:pStyle w:val="table"/>
            </w:pPr>
            <w:r w:rsidRPr="00F04470">
              <w:rPr>
                <w:rFonts w:hint="eastAsia"/>
              </w:rPr>
              <w:t>Times</w:t>
            </w:r>
          </w:p>
        </w:tc>
        <w:tc>
          <w:tcPr>
            <w:tcW w:w="1120" w:type="dxa"/>
            <w:shd w:val="clear" w:color="auto" w:fill="auto"/>
            <w:noWrap/>
            <w:vAlign w:val="center"/>
            <w:hideMark/>
          </w:tcPr>
          <w:p w14:paraId="70BFF1E9" w14:textId="47E03A9E" w:rsidR="00F04470" w:rsidRPr="00F04470" w:rsidRDefault="0017424A" w:rsidP="00253403">
            <w:pPr>
              <w:pStyle w:val="table"/>
            </w:pPr>
            <w:r>
              <w:t>360</w:t>
            </w:r>
          </w:p>
        </w:tc>
        <w:tc>
          <w:tcPr>
            <w:tcW w:w="1120" w:type="dxa"/>
            <w:shd w:val="clear" w:color="auto" w:fill="auto"/>
            <w:noWrap/>
            <w:vAlign w:val="center"/>
            <w:hideMark/>
          </w:tcPr>
          <w:p w14:paraId="0EB076A7" w14:textId="640C4048" w:rsidR="00F04470" w:rsidRPr="00F04470" w:rsidRDefault="001D447F" w:rsidP="00253403">
            <w:pPr>
              <w:pStyle w:val="table"/>
            </w:pPr>
            <w:r>
              <w:t>2023</w:t>
            </w:r>
          </w:p>
        </w:tc>
      </w:tr>
      <w:tr w:rsidR="0020048D" w:rsidRPr="00F04470" w14:paraId="04BD09CE" w14:textId="77777777" w:rsidTr="00080C37">
        <w:trPr>
          <w:trHeight w:val="288"/>
          <w:jc w:val="center"/>
        </w:trPr>
        <w:tc>
          <w:tcPr>
            <w:tcW w:w="1305" w:type="dxa"/>
            <w:shd w:val="clear" w:color="auto" w:fill="auto"/>
            <w:noWrap/>
            <w:vAlign w:val="center"/>
          </w:tcPr>
          <w:p w14:paraId="3B0B8FFC" w14:textId="705E8290" w:rsidR="0020048D" w:rsidRPr="00F04470" w:rsidRDefault="0020048D" w:rsidP="00253403">
            <w:pPr>
              <w:pStyle w:val="table"/>
            </w:pPr>
            <w:r>
              <w:rPr>
                <w:rFonts w:hint="eastAsia"/>
              </w:rPr>
              <w:t>T</w:t>
            </w:r>
            <w:r>
              <w:t>imes_ave</w:t>
            </w:r>
          </w:p>
        </w:tc>
        <w:tc>
          <w:tcPr>
            <w:tcW w:w="1120" w:type="dxa"/>
            <w:shd w:val="clear" w:color="auto" w:fill="auto"/>
            <w:noWrap/>
            <w:vAlign w:val="center"/>
          </w:tcPr>
          <w:p w14:paraId="459F812D" w14:textId="57625CE8" w:rsidR="0020048D" w:rsidRDefault="0020048D" w:rsidP="00253403">
            <w:pPr>
              <w:pStyle w:val="table"/>
            </w:pPr>
            <w:r>
              <w:rPr>
                <w:rFonts w:hint="eastAsia"/>
              </w:rPr>
              <w:t>9</w:t>
            </w:r>
            <w:r>
              <w:t>.47</w:t>
            </w:r>
          </w:p>
        </w:tc>
        <w:tc>
          <w:tcPr>
            <w:tcW w:w="1120" w:type="dxa"/>
            <w:shd w:val="clear" w:color="auto" w:fill="auto"/>
            <w:noWrap/>
            <w:vAlign w:val="center"/>
          </w:tcPr>
          <w:p w14:paraId="132B71E5" w14:textId="0B73E839" w:rsidR="0020048D" w:rsidRDefault="000B3F72" w:rsidP="00253403">
            <w:pPr>
              <w:pStyle w:val="table"/>
            </w:pPr>
            <w:r>
              <w:rPr>
                <w:rFonts w:hint="eastAsia"/>
              </w:rPr>
              <w:t>5</w:t>
            </w:r>
            <w:r>
              <w:t>3.23</w:t>
            </w:r>
          </w:p>
        </w:tc>
      </w:tr>
    </w:tbl>
    <w:p w14:paraId="499D95CB" w14:textId="2BAA367E" w:rsidR="00080C37" w:rsidRDefault="00080C37" w:rsidP="000427C7">
      <w:pPr>
        <w:ind w:firstLine="511"/>
      </w:pPr>
      <w:r>
        <w:rPr>
          <w:rFonts w:hint="eastAsia"/>
        </w:rPr>
        <w:t>U</w:t>
      </w:r>
      <w:r>
        <w:t>se Table 1</w:t>
      </w:r>
      <w:r w:rsidR="00C2323C">
        <w:t>3</w:t>
      </w:r>
      <w:r>
        <w:t xml:space="preserve"> to calculate </w:t>
      </w:r>
      <w:r w:rsidR="00E65EE6">
        <w:t>PTA</w:t>
      </w:r>
      <w:r>
        <w:t xml:space="preserve"> for Huskies, which is calculated from</w:t>
      </w:r>
      <w:r w:rsidR="0011539F">
        <w:t xml:space="preserve"> </w:t>
      </w:r>
      <w:r w:rsidR="0011539F">
        <w:fldChar w:fldCharType="begin"/>
      </w:r>
      <w:r w:rsidR="0011539F">
        <w:instrText xml:space="preserve"> REF _Ref32727023 \h </w:instrText>
      </w:r>
      <w:r w:rsidR="0011539F">
        <w:fldChar w:fldCharType="separate"/>
      </w:r>
      <w:r w:rsidR="00C5312E">
        <w:t xml:space="preserve">Table </w:t>
      </w:r>
      <w:r w:rsidR="00C5312E">
        <w:rPr>
          <w:noProof/>
        </w:rPr>
        <w:t>4</w:t>
      </w:r>
      <w:r w:rsidR="00C5312E">
        <w:t xml:space="preserve"> : Top ten dyadic of Huskies</w:t>
      </w:r>
      <w:r w:rsidR="0011539F">
        <w:fldChar w:fldCharType="end"/>
      </w:r>
      <w:r w:rsidR="0011539F">
        <w:t xml:space="preserve"> and </w:t>
      </w:r>
      <w:r w:rsidR="0011539F">
        <w:fldChar w:fldCharType="begin"/>
      </w:r>
      <w:r w:rsidR="0011539F">
        <w:instrText xml:space="preserve"> REF _Ref32727026 \h </w:instrText>
      </w:r>
      <w:r w:rsidR="0011539F">
        <w:fldChar w:fldCharType="separate"/>
      </w:r>
      <w:r w:rsidR="00C5312E">
        <w:t xml:space="preserve">Table </w:t>
      </w:r>
      <w:r w:rsidR="00C5312E">
        <w:rPr>
          <w:noProof/>
        </w:rPr>
        <w:t>5</w:t>
      </w:r>
      <w:r w:rsidR="00C5312E">
        <w:t xml:space="preserve"> : Top ten of Huskies triadic group</w:t>
      </w:r>
      <w:r w:rsidR="0011539F">
        <w:fldChar w:fldCharType="end"/>
      </w:r>
      <w:r w:rsidR="008270D3">
        <w:t>.</w:t>
      </w:r>
    </w:p>
    <w:p w14:paraId="71A0D4EA" w14:textId="1FDF291D" w:rsidR="008B6A69" w:rsidRDefault="008B6A69" w:rsidP="00253403">
      <w:pPr>
        <w:pStyle w:val="table"/>
      </w:pPr>
      <w:bookmarkStart w:id="359" w:name="_Ref32761941"/>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15</w:t>
      </w:r>
      <w:r w:rsidR="00DE49B6">
        <w:rPr>
          <w:noProof/>
        </w:rPr>
        <w:fldChar w:fldCharType="end"/>
      </w:r>
      <w:r>
        <w:t xml:space="preserve"> : Crucial player</w:t>
      </w:r>
      <w:bookmarkEnd w:id="359"/>
    </w:p>
    <w:tbl>
      <w:tblPr>
        <w:tblW w:w="2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857"/>
      </w:tblGrid>
      <w:tr w:rsidR="008B6A69" w:rsidRPr="008B6A69" w14:paraId="385C1E40" w14:textId="77777777" w:rsidTr="008B6A69">
        <w:trPr>
          <w:trHeight w:val="288"/>
          <w:jc w:val="center"/>
        </w:trPr>
        <w:tc>
          <w:tcPr>
            <w:tcW w:w="1497" w:type="dxa"/>
            <w:shd w:val="clear" w:color="auto" w:fill="auto"/>
            <w:noWrap/>
            <w:vAlign w:val="bottom"/>
            <w:hideMark/>
          </w:tcPr>
          <w:p w14:paraId="0A106988" w14:textId="77777777" w:rsidR="008B6A69" w:rsidRPr="008B6A69" w:rsidRDefault="008B6A69" w:rsidP="00253403">
            <w:pPr>
              <w:pStyle w:val="table"/>
            </w:pPr>
            <w:r w:rsidRPr="008B6A69">
              <w:rPr>
                <w:rFonts w:hint="eastAsia"/>
              </w:rPr>
              <w:t>Name</w:t>
            </w:r>
          </w:p>
        </w:tc>
        <w:tc>
          <w:tcPr>
            <w:tcW w:w="857" w:type="dxa"/>
            <w:shd w:val="clear" w:color="auto" w:fill="auto"/>
            <w:noWrap/>
            <w:vAlign w:val="bottom"/>
            <w:hideMark/>
          </w:tcPr>
          <w:p w14:paraId="32AD2B1F" w14:textId="77777777" w:rsidR="008B6A69" w:rsidRPr="008B6A69" w:rsidRDefault="008B6A69" w:rsidP="00253403">
            <w:pPr>
              <w:pStyle w:val="table"/>
            </w:pPr>
            <w:r w:rsidRPr="008B6A69">
              <w:rPr>
                <w:rFonts w:hint="eastAsia"/>
              </w:rPr>
              <w:t>Count</w:t>
            </w:r>
          </w:p>
        </w:tc>
      </w:tr>
      <w:tr w:rsidR="008B6A69" w:rsidRPr="008B6A69" w14:paraId="7584C283" w14:textId="77777777" w:rsidTr="008B6A69">
        <w:trPr>
          <w:trHeight w:val="288"/>
          <w:jc w:val="center"/>
        </w:trPr>
        <w:tc>
          <w:tcPr>
            <w:tcW w:w="1497" w:type="dxa"/>
            <w:shd w:val="clear" w:color="auto" w:fill="auto"/>
            <w:noWrap/>
            <w:vAlign w:val="bottom"/>
            <w:hideMark/>
          </w:tcPr>
          <w:p w14:paraId="41015CDC" w14:textId="77777777" w:rsidR="008B6A69" w:rsidRPr="008B6A69" w:rsidRDefault="008B6A69" w:rsidP="00253403">
            <w:pPr>
              <w:pStyle w:val="table"/>
            </w:pPr>
            <w:r w:rsidRPr="008B6A69">
              <w:rPr>
                <w:rFonts w:hint="eastAsia"/>
              </w:rPr>
              <w:t>Huskies_F2</w:t>
            </w:r>
          </w:p>
        </w:tc>
        <w:tc>
          <w:tcPr>
            <w:tcW w:w="857" w:type="dxa"/>
            <w:shd w:val="clear" w:color="auto" w:fill="auto"/>
            <w:noWrap/>
            <w:vAlign w:val="bottom"/>
            <w:hideMark/>
          </w:tcPr>
          <w:p w14:paraId="6C543511" w14:textId="77777777" w:rsidR="008B6A69" w:rsidRPr="008B6A69" w:rsidRDefault="008B6A69" w:rsidP="00253403">
            <w:pPr>
              <w:pStyle w:val="table"/>
            </w:pPr>
            <w:r w:rsidRPr="008B6A69">
              <w:rPr>
                <w:rFonts w:hint="eastAsia"/>
              </w:rPr>
              <w:t>21</w:t>
            </w:r>
          </w:p>
        </w:tc>
      </w:tr>
      <w:tr w:rsidR="008B6A69" w:rsidRPr="008B6A69" w14:paraId="33824CBF" w14:textId="77777777" w:rsidTr="008B6A69">
        <w:trPr>
          <w:trHeight w:val="288"/>
          <w:jc w:val="center"/>
        </w:trPr>
        <w:tc>
          <w:tcPr>
            <w:tcW w:w="1497" w:type="dxa"/>
            <w:shd w:val="clear" w:color="auto" w:fill="auto"/>
            <w:noWrap/>
            <w:vAlign w:val="bottom"/>
            <w:hideMark/>
          </w:tcPr>
          <w:p w14:paraId="012706D1" w14:textId="77777777" w:rsidR="008B6A69" w:rsidRPr="008B6A69" w:rsidRDefault="008B6A69" w:rsidP="00253403">
            <w:pPr>
              <w:pStyle w:val="table"/>
            </w:pPr>
            <w:r w:rsidRPr="008B6A69">
              <w:rPr>
                <w:rFonts w:hint="eastAsia"/>
              </w:rPr>
              <w:t>Huskies_F1</w:t>
            </w:r>
          </w:p>
        </w:tc>
        <w:tc>
          <w:tcPr>
            <w:tcW w:w="857" w:type="dxa"/>
            <w:shd w:val="clear" w:color="auto" w:fill="auto"/>
            <w:noWrap/>
            <w:vAlign w:val="bottom"/>
            <w:hideMark/>
          </w:tcPr>
          <w:p w14:paraId="513D30B4" w14:textId="77777777" w:rsidR="008B6A69" w:rsidRPr="008B6A69" w:rsidRDefault="008B6A69" w:rsidP="00253403">
            <w:pPr>
              <w:pStyle w:val="table"/>
            </w:pPr>
            <w:r w:rsidRPr="008B6A69">
              <w:rPr>
                <w:rFonts w:hint="eastAsia"/>
              </w:rPr>
              <w:t>20</w:t>
            </w:r>
          </w:p>
        </w:tc>
      </w:tr>
      <w:tr w:rsidR="008B6A69" w:rsidRPr="008B6A69" w14:paraId="54D0B6C6" w14:textId="77777777" w:rsidTr="008B6A69">
        <w:trPr>
          <w:trHeight w:val="288"/>
          <w:jc w:val="center"/>
        </w:trPr>
        <w:tc>
          <w:tcPr>
            <w:tcW w:w="1497" w:type="dxa"/>
            <w:shd w:val="clear" w:color="auto" w:fill="auto"/>
            <w:noWrap/>
            <w:vAlign w:val="bottom"/>
            <w:hideMark/>
          </w:tcPr>
          <w:p w14:paraId="28C71B26" w14:textId="77777777" w:rsidR="008B6A69" w:rsidRPr="008B6A69" w:rsidRDefault="008B6A69" w:rsidP="00253403">
            <w:pPr>
              <w:pStyle w:val="table"/>
            </w:pPr>
            <w:r w:rsidRPr="008B6A69">
              <w:rPr>
                <w:rFonts w:hint="eastAsia"/>
              </w:rPr>
              <w:t>Huskies_F3</w:t>
            </w:r>
          </w:p>
        </w:tc>
        <w:tc>
          <w:tcPr>
            <w:tcW w:w="857" w:type="dxa"/>
            <w:shd w:val="clear" w:color="auto" w:fill="auto"/>
            <w:noWrap/>
            <w:vAlign w:val="bottom"/>
            <w:hideMark/>
          </w:tcPr>
          <w:p w14:paraId="79693986" w14:textId="77777777" w:rsidR="008B6A69" w:rsidRPr="008B6A69" w:rsidRDefault="008B6A69" w:rsidP="00253403">
            <w:pPr>
              <w:pStyle w:val="table"/>
            </w:pPr>
            <w:r w:rsidRPr="008B6A69">
              <w:rPr>
                <w:rFonts w:hint="eastAsia"/>
              </w:rPr>
              <w:t>10</w:t>
            </w:r>
          </w:p>
        </w:tc>
      </w:tr>
      <w:tr w:rsidR="008B6A69" w:rsidRPr="008B6A69" w14:paraId="503BD94F" w14:textId="77777777" w:rsidTr="008B6A69">
        <w:trPr>
          <w:trHeight w:val="288"/>
          <w:jc w:val="center"/>
        </w:trPr>
        <w:tc>
          <w:tcPr>
            <w:tcW w:w="1497" w:type="dxa"/>
            <w:shd w:val="clear" w:color="auto" w:fill="auto"/>
            <w:noWrap/>
            <w:vAlign w:val="bottom"/>
            <w:hideMark/>
          </w:tcPr>
          <w:p w14:paraId="6600B5C0" w14:textId="77777777" w:rsidR="008B6A69" w:rsidRPr="008B6A69" w:rsidRDefault="008B6A69" w:rsidP="00253403">
            <w:pPr>
              <w:pStyle w:val="table"/>
            </w:pPr>
            <w:r w:rsidRPr="008B6A69">
              <w:rPr>
                <w:rFonts w:hint="eastAsia"/>
              </w:rPr>
              <w:t>Huskies_M6</w:t>
            </w:r>
          </w:p>
        </w:tc>
        <w:tc>
          <w:tcPr>
            <w:tcW w:w="857" w:type="dxa"/>
            <w:shd w:val="clear" w:color="auto" w:fill="auto"/>
            <w:noWrap/>
            <w:vAlign w:val="bottom"/>
            <w:hideMark/>
          </w:tcPr>
          <w:p w14:paraId="44496F33" w14:textId="77777777" w:rsidR="008B6A69" w:rsidRPr="008B6A69" w:rsidRDefault="008B6A69" w:rsidP="00253403">
            <w:pPr>
              <w:pStyle w:val="table"/>
            </w:pPr>
            <w:r w:rsidRPr="008B6A69">
              <w:rPr>
                <w:rFonts w:hint="eastAsia"/>
              </w:rPr>
              <w:t>10</w:t>
            </w:r>
          </w:p>
        </w:tc>
      </w:tr>
      <w:tr w:rsidR="008B6A69" w:rsidRPr="008B6A69" w14:paraId="78FCF7ED" w14:textId="77777777" w:rsidTr="008B6A69">
        <w:trPr>
          <w:trHeight w:val="288"/>
          <w:jc w:val="center"/>
        </w:trPr>
        <w:tc>
          <w:tcPr>
            <w:tcW w:w="1497" w:type="dxa"/>
            <w:shd w:val="clear" w:color="auto" w:fill="auto"/>
            <w:noWrap/>
            <w:vAlign w:val="bottom"/>
            <w:hideMark/>
          </w:tcPr>
          <w:p w14:paraId="230C871D" w14:textId="77777777" w:rsidR="008B6A69" w:rsidRPr="008B6A69" w:rsidRDefault="008B6A69" w:rsidP="00253403">
            <w:pPr>
              <w:pStyle w:val="table"/>
            </w:pPr>
            <w:r w:rsidRPr="008B6A69">
              <w:rPr>
                <w:rFonts w:hint="eastAsia"/>
              </w:rPr>
              <w:t>Huskies_F4</w:t>
            </w:r>
          </w:p>
        </w:tc>
        <w:tc>
          <w:tcPr>
            <w:tcW w:w="857" w:type="dxa"/>
            <w:shd w:val="clear" w:color="auto" w:fill="auto"/>
            <w:noWrap/>
            <w:vAlign w:val="bottom"/>
            <w:hideMark/>
          </w:tcPr>
          <w:p w14:paraId="32A82E17" w14:textId="77777777" w:rsidR="008B6A69" w:rsidRPr="008B6A69" w:rsidRDefault="008B6A69" w:rsidP="00253403">
            <w:pPr>
              <w:pStyle w:val="table"/>
            </w:pPr>
            <w:r w:rsidRPr="008B6A69">
              <w:rPr>
                <w:rFonts w:hint="eastAsia"/>
              </w:rPr>
              <w:t>8</w:t>
            </w:r>
          </w:p>
        </w:tc>
      </w:tr>
    </w:tbl>
    <w:p w14:paraId="7D3E5C7E" w14:textId="4B580CCB" w:rsidR="00A25907" w:rsidRDefault="008C4455" w:rsidP="000427C7">
      <w:pPr>
        <w:ind w:firstLine="511"/>
      </w:pPr>
      <w:r>
        <w:rPr>
          <w:rFonts w:hint="eastAsia"/>
        </w:rPr>
        <w:t>U</w:t>
      </w:r>
      <w:r>
        <w:t>se Table 1</w:t>
      </w:r>
      <w:r w:rsidR="00C06329">
        <w:t>4</w:t>
      </w:r>
      <w:r>
        <w:t xml:space="preserve"> to calculate P</w:t>
      </w:r>
      <w:r w:rsidR="00C06329">
        <w:rPr>
          <w:rFonts w:hint="eastAsia"/>
        </w:rPr>
        <w:t>C</w:t>
      </w:r>
      <w:r>
        <w:t xml:space="preserve">A for Huskies, which is calculated from </w:t>
      </w:r>
      <w:r w:rsidR="007F5ED9">
        <w:t>crucial</w:t>
      </w:r>
      <w:r w:rsidR="00ED1E44">
        <w:t xml:space="preserve"> chain</w:t>
      </w:r>
      <w:r w:rsidR="007F5ED9">
        <w:t xml:space="preserve"> data.</w:t>
      </w:r>
    </w:p>
    <w:p w14:paraId="0CFF4AE3" w14:textId="6069915B" w:rsidR="00D54541" w:rsidRDefault="00D54541" w:rsidP="00253403">
      <w:pPr>
        <w:pStyle w:val="table"/>
      </w:pPr>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16</w:t>
      </w:r>
      <w:r w:rsidR="00DE49B6">
        <w:rPr>
          <w:noProof/>
        </w:rPr>
        <w:fldChar w:fldCharType="end"/>
      </w:r>
      <w:r>
        <w:t xml:space="preserve"> : Huskies structural aspect</w:t>
      </w:r>
    </w:p>
    <w:tbl>
      <w:tblPr>
        <w:tblW w:w="86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084"/>
        <w:gridCol w:w="1060"/>
        <w:gridCol w:w="1060"/>
        <w:gridCol w:w="1060"/>
        <w:gridCol w:w="1060"/>
        <w:gridCol w:w="1060"/>
        <w:gridCol w:w="1060"/>
      </w:tblGrid>
      <w:tr w:rsidR="00D54541" w:rsidRPr="00D54541" w14:paraId="53E8C0A9" w14:textId="77777777" w:rsidTr="00D54541">
        <w:trPr>
          <w:trHeight w:val="312"/>
        </w:trPr>
        <w:tc>
          <w:tcPr>
            <w:tcW w:w="1200" w:type="dxa"/>
            <w:shd w:val="clear" w:color="auto" w:fill="auto"/>
            <w:noWrap/>
            <w:vAlign w:val="center"/>
            <w:hideMark/>
          </w:tcPr>
          <w:p w14:paraId="5E264807" w14:textId="77777777" w:rsidR="00D54541" w:rsidRPr="00D54541" w:rsidRDefault="00D54541" w:rsidP="00253403">
            <w:pPr>
              <w:pStyle w:val="table"/>
            </w:pPr>
            <w:r w:rsidRPr="00D54541">
              <w:t xml:space="preserve">　</w:t>
            </w:r>
          </w:p>
        </w:tc>
        <w:tc>
          <w:tcPr>
            <w:tcW w:w="7444" w:type="dxa"/>
            <w:gridSpan w:val="7"/>
            <w:shd w:val="clear" w:color="auto" w:fill="auto"/>
            <w:noWrap/>
            <w:vAlign w:val="center"/>
            <w:hideMark/>
          </w:tcPr>
          <w:p w14:paraId="48893CA7" w14:textId="584168D3" w:rsidR="00D54541" w:rsidRPr="00D54541" w:rsidRDefault="00D54541" w:rsidP="00253403">
            <w:pPr>
              <w:pStyle w:val="table"/>
            </w:pPr>
            <w:r w:rsidRPr="00D54541">
              <w:t>Structural Aspect</w:t>
            </w:r>
          </w:p>
        </w:tc>
      </w:tr>
      <w:tr w:rsidR="00D54541" w:rsidRPr="00D54541" w14:paraId="38367BFC" w14:textId="77777777" w:rsidTr="00065596">
        <w:trPr>
          <w:trHeight w:val="288"/>
        </w:trPr>
        <w:tc>
          <w:tcPr>
            <w:tcW w:w="1200" w:type="dxa"/>
            <w:shd w:val="clear" w:color="auto" w:fill="auto"/>
            <w:noWrap/>
            <w:vAlign w:val="center"/>
            <w:hideMark/>
          </w:tcPr>
          <w:p w14:paraId="2334061D" w14:textId="77777777" w:rsidR="00D54541" w:rsidRPr="00D54541" w:rsidRDefault="00D54541" w:rsidP="00253403">
            <w:pPr>
              <w:pStyle w:val="table"/>
            </w:pPr>
            <w:r w:rsidRPr="00D54541">
              <w:t>Name</w:t>
            </w:r>
          </w:p>
        </w:tc>
        <w:tc>
          <w:tcPr>
            <w:tcW w:w="1084" w:type="dxa"/>
            <w:shd w:val="clear" w:color="auto" w:fill="auto"/>
            <w:noWrap/>
            <w:vAlign w:val="center"/>
            <w:hideMark/>
          </w:tcPr>
          <w:p w14:paraId="1DDB3D89" w14:textId="77777777" w:rsidR="00D54541" w:rsidRPr="00D54541" w:rsidRDefault="00D54541" w:rsidP="00253403">
            <w:pPr>
              <w:pStyle w:val="table"/>
            </w:pPr>
            <w:r w:rsidRPr="00D54541">
              <w:t>PDA</w:t>
            </w:r>
          </w:p>
        </w:tc>
        <w:tc>
          <w:tcPr>
            <w:tcW w:w="1060" w:type="dxa"/>
            <w:shd w:val="clear" w:color="auto" w:fill="auto"/>
            <w:noWrap/>
            <w:vAlign w:val="center"/>
            <w:hideMark/>
          </w:tcPr>
          <w:p w14:paraId="7ED470AE" w14:textId="77777777" w:rsidR="00D54541" w:rsidRPr="00D54541" w:rsidRDefault="00D54541" w:rsidP="00253403">
            <w:pPr>
              <w:pStyle w:val="table"/>
            </w:pPr>
            <w:r w:rsidRPr="00D54541">
              <w:t>PMA</w:t>
            </w:r>
          </w:p>
        </w:tc>
        <w:tc>
          <w:tcPr>
            <w:tcW w:w="1060" w:type="dxa"/>
            <w:shd w:val="clear" w:color="auto" w:fill="auto"/>
            <w:noWrap/>
            <w:vAlign w:val="center"/>
            <w:hideMark/>
          </w:tcPr>
          <w:p w14:paraId="36F3C117" w14:textId="77777777" w:rsidR="00D54541" w:rsidRPr="00D54541" w:rsidRDefault="00D54541" w:rsidP="00253403">
            <w:pPr>
              <w:pStyle w:val="table"/>
            </w:pPr>
            <w:r w:rsidRPr="00D54541">
              <w:t>PFA</w:t>
            </w:r>
          </w:p>
        </w:tc>
        <w:tc>
          <w:tcPr>
            <w:tcW w:w="1060" w:type="dxa"/>
            <w:shd w:val="clear" w:color="auto" w:fill="auto"/>
            <w:noWrap/>
            <w:vAlign w:val="center"/>
            <w:hideMark/>
          </w:tcPr>
          <w:p w14:paraId="40436F30" w14:textId="77777777" w:rsidR="00D54541" w:rsidRPr="00D54541" w:rsidRDefault="00D54541" w:rsidP="00253403">
            <w:pPr>
              <w:pStyle w:val="table"/>
            </w:pPr>
            <w:r w:rsidRPr="00D54541">
              <w:t>PGA</w:t>
            </w:r>
          </w:p>
        </w:tc>
        <w:tc>
          <w:tcPr>
            <w:tcW w:w="1060" w:type="dxa"/>
            <w:shd w:val="clear" w:color="auto" w:fill="auto"/>
            <w:noWrap/>
            <w:vAlign w:val="center"/>
            <w:hideMark/>
          </w:tcPr>
          <w:p w14:paraId="760D6A7D" w14:textId="77777777" w:rsidR="00D54541" w:rsidRPr="00D54541" w:rsidRDefault="00D54541" w:rsidP="00253403">
            <w:pPr>
              <w:pStyle w:val="table"/>
            </w:pPr>
            <w:r w:rsidRPr="00D54541">
              <w:t>PTA</w:t>
            </w:r>
          </w:p>
        </w:tc>
        <w:tc>
          <w:tcPr>
            <w:tcW w:w="1060" w:type="dxa"/>
            <w:shd w:val="clear" w:color="auto" w:fill="auto"/>
            <w:noWrap/>
            <w:vAlign w:val="center"/>
            <w:hideMark/>
          </w:tcPr>
          <w:p w14:paraId="7BBB2662" w14:textId="77777777" w:rsidR="00D54541" w:rsidRPr="00D54541" w:rsidRDefault="00D54541" w:rsidP="00253403">
            <w:pPr>
              <w:pStyle w:val="table"/>
            </w:pPr>
            <w:r w:rsidRPr="00D54541">
              <w:t>PCA</w:t>
            </w:r>
          </w:p>
        </w:tc>
        <w:tc>
          <w:tcPr>
            <w:tcW w:w="1060" w:type="dxa"/>
            <w:shd w:val="clear" w:color="auto" w:fill="FFFFFF" w:themeFill="background1"/>
            <w:noWrap/>
            <w:vAlign w:val="center"/>
            <w:hideMark/>
          </w:tcPr>
          <w:p w14:paraId="55BC69DF" w14:textId="77777777" w:rsidR="00D54541" w:rsidRPr="0037483E" w:rsidRDefault="00D54541" w:rsidP="00253403">
            <w:pPr>
              <w:pStyle w:val="table"/>
            </w:pPr>
            <w:r w:rsidRPr="0037483E">
              <w:rPr>
                <w:rFonts w:hint="eastAsia"/>
              </w:rPr>
              <w:t>SA</w:t>
            </w:r>
          </w:p>
        </w:tc>
      </w:tr>
      <w:tr w:rsidR="00D54541" w:rsidRPr="00D54541" w14:paraId="4F347EE9" w14:textId="77777777" w:rsidTr="00065596">
        <w:trPr>
          <w:trHeight w:val="288"/>
        </w:trPr>
        <w:tc>
          <w:tcPr>
            <w:tcW w:w="1200" w:type="dxa"/>
            <w:shd w:val="clear" w:color="auto" w:fill="auto"/>
            <w:noWrap/>
            <w:vAlign w:val="center"/>
            <w:hideMark/>
          </w:tcPr>
          <w:p w14:paraId="1D3F4293" w14:textId="77777777" w:rsidR="00D54541" w:rsidRPr="00D54541" w:rsidRDefault="00D54541" w:rsidP="00253403">
            <w:pPr>
              <w:pStyle w:val="table"/>
            </w:pPr>
            <w:r w:rsidRPr="00D54541">
              <w:t>Huskies</w:t>
            </w:r>
          </w:p>
        </w:tc>
        <w:tc>
          <w:tcPr>
            <w:tcW w:w="1084" w:type="dxa"/>
            <w:shd w:val="clear" w:color="auto" w:fill="auto"/>
            <w:noWrap/>
            <w:vAlign w:val="center"/>
            <w:hideMark/>
          </w:tcPr>
          <w:p w14:paraId="1EE9B495" w14:textId="77777777" w:rsidR="00D54541" w:rsidRPr="00D54541" w:rsidRDefault="00D54541" w:rsidP="00253403">
            <w:pPr>
              <w:pStyle w:val="table"/>
            </w:pPr>
            <w:r w:rsidRPr="00D54541">
              <w:t xml:space="preserve">166.54 </w:t>
            </w:r>
          </w:p>
        </w:tc>
        <w:tc>
          <w:tcPr>
            <w:tcW w:w="1060" w:type="dxa"/>
            <w:shd w:val="clear" w:color="auto" w:fill="auto"/>
            <w:noWrap/>
            <w:vAlign w:val="center"/>
            <w:hideMark/>
          </w:tcPr>
          <w:p w14:paraId="06C16DEE" w14:textId="77777777" w:rsidR="00D54541" w:rsidRPr="00D54541" w:rsidRDefault="00D54541" w:rsidP="00253403">
            <w:pPr>
              <w:pStyle w:val="table"/>
            </w:pPr>
            <w:r w:rsidRPr="00D54541">
              <w:t xml:space="preserve">182.03 </w:t>
            </w:r>
          </w:p>
        </w:tc>
        <w:tc>
          <w:tcPr>
            <w:tcW w:w="1060" w:type="dxa"/>
            <w:shd w:val="clear" w:color="auto" w:fill="auto"/>
            <w:noWrap/>
            <w:vAlign w:val="center"/>
            <w:hideMark/>
          </w:tcPr>
          <w:p w14:paraId="45A306F9" w14:textId="77777777" w:rsidR="00D54541" w:rsidRPr="00D54541" w:rsidRDefault="00D54541" w:rsidP="00253403">
            <w:pPr>
              <w:pStyle w:val="table"/>
            </w:pPr>
            <w:r w:rsidRPr="00D54541">
              <w:t xml:space="preserve">101.69 </w:t>
            </w:r>
          </w:p>
        </w:tc>
        <w:tc>
          <w:tcPr>
            <w:tcW w:w="1060" w:type="dxa"/>
            <w:shd w:val="clear" w:color="auto" w:fill="auto"/>
            <w:noWrap/>
            <w:vAlign w:val="center"/>
            <w:hideMark/>
          </w:tcPr>
          <w:p w14:paraId="1A4F4B30" w14:textId="77777777" w:rsidR="00D54541" w:rsidRPr="00D54541" w:rsidRDefault="00D54541" w:rsidP="00253403">
            <w:pPr>
              <w:pStyle w:val="table"/>
            </w:pPr>
            <w:r w:rsidRPr="00D54541">
              <w:t xml:space="preserve">24.17 </w:t>
            </w:r>
          </w:p>
        </w:tc>
        <w:tc>
          <w:tcPr>
            <w:tcW w:w="1060" w:type="dxa"/>
            <w:shd w:val="clear" w:color="auto" w:fill="auto"/>
            <w:noWrap/>
            <w:vAlign w:val="center"/>
            <w:hideMark/>
          </w:tcPr>
          <w:p w14:paraId="6F0423E9" w14:textId="77777777" w:rsidR="00D54541" w:rsidRPr="00D54541" w:rsidRDefault="00D54541" w:rsidP="00253403">
            <w:pPr>
              <w:pStyle w:val="table"/>
            </w:pPr>
            <w:r w:rsidRPr="00D54541">
              <w:t xml:space="preserve">72.17 </w:t>
            </w:r>
          </w:p>
        </w:tc>
        <w:tc>
          <w:tcPr>
            <w:tcW w:w="1060" w:type="dxa"/>
            <w:shd w:val="clear" w:color="auto" w:fill="auto"/>
            <w:noWrap/>
            <w:vAlign w:val="center"/>
            <w:hideMark/>
          </w:tcPr>
          <w:p w14:paraId="0CE299AF" w14:textId="77777777" w:rsidR="00D54541" w:rsidRPr="00D54541" w:rsidRDefault="00D54541" w:rsidP="00253403">
            <w:pPr>
              <w:pStyle w:val="table"/>
            </w:pPr>
            <w:r w:rsidRPr="00D54541">
              <w:t xml:space="preserve">121.99 </w:t>
            </w:r>
          </w:p>
        </w:tc>
        <w:tc>
          <w:tcPr>
            <w:tcW w:w="1060" w:type="dxa"/>
            <w:shd w:val="clear" w:color="auto" w:fill="FFFFFF" w:themeFill="background1"/>
            <w:noWrap/>
            <w:vAlign w:val="center"/>
            <w:hideMark/>
          </w:tcPr>
          <w:p w14:paraId="6C2E81BF" w14:textId="77777777" w:rsidR="00D54541" w:rsidRPr="0037483E" w:rsidRDefault="00D54541" w:rsidP="00253403">
            <w:pPr>
              <w:pStyle w:val="table"/>
            </w:pPr>
            <w:r w:rsidRPr="0037483E">
              <w:rPr>
                <w:rFonts w:hint="eastAsia"/>
              </w:rPr>
              <w:t xml:space="preserve">668.58 </w:t>
            </w:r>
          </w:p>
        </w:tc>
      </w:tr>
    </w:tbl>
    <w:p w14:paraId="50B61C36" w14:textId="61B274F6" w:rsidR="00507E08" w:rsidRDefault="00EC7410" w:rsidP="000427C7">
      <w:pPr>
        <w:ind w:firstLine="511"/>
      </w:pPr>
      <w:r>
        <w:t xml:space="preserve">Table 15 shows the detail of SA in Huskies, which is calculated from </w:t>
      </w:r>
      <w:r w:rsidR="00407AFE">
        <w:fldChar w:fldCharType="begin"/>
      </w:r>
      <w:r w:rsidR="00407AFE">
        <w:instrText xml:space="preserve"> REF _Ref32762194 \h </w:instrText>
      </w:r>
      <w:r w:rsidR="00407AFE">
        <w:fldChar w:fldCharType="separate"/>
      </w:r>
      <w:r w:rsidR="00C5312E">
        <w:t xml:space="preserve">Table </w:t>
      </w:r>
      <w:r w:rsidR="00C5312E">
        <w:rPr>
          <w:noProof/>
        </w:rPr>
        <w:t>13</w:t>
      </w:r>
      <w:r w:rsidR="00C5312E">
        <w:t xml:space="preserve"> : Ability top five player</w:t>
      </w:r>
      <w:r w:rsidR="00407AFE">
        <w:fldChar w:fldCharType="end"/>
      </w:r>
      <w:r w:rsidR="00407AFE">
        <w:t xml:space="preserve">, </w:t>
      </w:r>
      <w:r w:rsidR="00407AFE">
        <w:fldChar w:fldCharType="begin"/>
      </w:r>
      <w:r w:rsidR="00407AFE">
        <w:instrText xml:space="preserve"> REF _Ref32762196 \h </w:instrText>
      </w:r>
      <w:r w:rsidR="00407AFE">
        <w:fldChar w:fldCharType="separate"/>
      </w:r>
      <w:r w:rsidR="00C5312E">
        <w:t xml:space="preserve">Table </w:t>
      </w:r>
      <w:r w:rsidR="00C5312E">
        <w:rPr>
          <w:noProof/>
        </w:rPr>
        <w:t>14</w:t>
      </w:r>
      <w:r w:rsidR="00C5312E">
        <w:t xml:space="preserve"> : Count for Triadic and Dyadic</w:t>
      </w:r>
      <w:r w:rsidR="00407AFE">
        <w:fldChar w:fldCharType="end"/>
      </w:r>
      <w:r w:rsidR="00407AFE">
        <w:t xml:space="preserve"> and </w:t>
      </w:r>
      <w:r w:rsidR="00407AFE">
        <w:fldChar w:fldCharType="begin"/>
      </w:r>
      <w:r w:rsidR="00407AFE">
        <w:instrText xml:space="preserve"> REF _Ref32761941 \h </w:instrText>
      </w:r>
      <w:r w:rsidR="00407AFE">
        <w:fldChar w:fldCharType="separate"/>
      </w:r>
      <w:r w:rsidR="00C5312E">
        <w:t xml:space="preserve">Table </w:t>
      </w:r>
      <w:r w:rsidR="00C5312E">
        <w:rPr>
          <w:noProof/>
        </w:rPr>
        <w:t>15</w:t>
      </w:r>
      <w:r w:rsidR="00C5312E">
        <w:t xml:space="preserve"> : Crucial player</w:t>
      </w:r>
      <w:r w:rsidR="00407AFE">
        <w:fldChar w:fldCharType="end"/>
      </w:r>
      <w:r w:rsidR="004C0AC8">
        <w:t>.</w:t>
      </w:r>
    </w:p>
    <w:p w14:paraId="56F54FE8" w14:textId="724121AE" w:rsidR="00963015" w:rsidRDefault="00963015" w:rsidP="00253403">
      <w:pPr>
        <w:pStyle w:val="table"/>
      </w:pPr>
      <w:bookmarkStart w:id="360" w:name="_Ref32761768"/>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17</w:t>
      </w:r>
      <w:r w:rsidR="00DE49B6">
        <w:rPr>
          <w:noProof/>
        </w:rPr>
        <w:fldChar w:fldCharType="end"/>
      </w:r>
      <w:r>
        <w:t xml:space="preserve"> : Formation data for AS</w:t>
      </w:r>
      <w:bookmarkEnd w:id="360"/>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060"/>
        <w:gridCol w:w="1060"/>
        <w:gridCol w:w="1060"/>
        <w:gridCol w:w="1060"/>
        <w:gridCol w:w="1060"/>
        <w:gridCol w:w="1060"/>
      </w:tblGrid>
      <w:tr w:rsidR="00963015" w:rsidRPr="00963015" w14:paraId="5E1F9D2E" w14:textId="77777777" w:rsidTr="00963015">
        <w:trPr>
          <w:trHeight w:val="276"/>
          <w:jc w:val="center"/>
        </w:trPr>
        <w:tc>
          <w:tcPr>
            <w:tcW w:w="1200" w:type="dxa"/>
            <w:shd w:val="clear" w:color="auto" w:fill="auto"/>
            <w:noWrap/>
            <w:vAlign w:val="bottom"/>
            <w:hideMark/>
          </w:tcPr>
          <w:p w14:paraId="5838CB07" w14:textId="77777777" w:rsidR="00963015" w:rsidRPr="00963015" w:rsidRDefault="00963015" w:rsidP="00253403">
            <w:pPr>
              <w:pStyle w:val="table"/>
            </w:pPr>
            <w:r w:rsidRPr="00963015">
              <w:t>Name</w:t>
            </w:r>
          </w:p>
        </w:tc>
        <w:tc>
          <w:tcPr>
            <w:tcW w:w="1060" w:type="dxa"/>
            <w:shd w:val="clear" w:color="auto" w:fill="auto"/>
            <w:noWrap/>
            <w:vAlign w:val="bottom"/>
            <w:hideMark/>
          </w:tcPr>
          <w:p w14:paraId="15D1AC5A" w14:textId="7B7C1530" w:rsidR="00963015" w:rsidRPr="00963015" w:rsidRDefault="004138BC" w:rsidP="00253403">
            <w:pPr>
              <w:pStyle w:val="table"/>
            </w:pPr>
            <w:r>
              <w:t>433</w:t>
            </w:r>
            <w:r w:rsidR="00963015" w:rsidRPr="00963015">
              <w:t xml:space="preserve"> </w:t>
            </w:r>
          </w:p>
        </w:tc>
        <w:tc>
          <w:tcPr>
            <w:tcW w:w="1060" w:type="dxa"/>
            <w:shd w:val="clear" w:color="auto" w:fill="auto"/>
            <w:noWrap/>
            <w:vAlign w:val="bottom"/>
            <w:hideMark/>
          </w:tcPr>
          <w:p w14:paraId="27CDC63F" w14:textId="035E74BF" w:rsidR="00963015" w:rsidRPr="00963015" w:rsidRDefault="004138BC" w:rsidP="00253403">
            <w:pPr>
              <w:pStyle w:val="table"/>
            </w:pPr>
            <w:r>
              <w:t>532</w:t>
            </w:r>
          </w:p>
        </w:tc>
        <w:tc>
          <w:tcPr>
            <w:tcW w:w="1060" w:type="dxa"/>
            <w:shd w:val="clear" w:color="auto" w:fill="auto"/>
            <w:noWrap/>
            <w:vAlign w:val="bottom"/>
            <w:hideMark/>
          </w:tcPr>
          <w:p w14:paraId="1C3B38A7" w14:textId="066E214D" w:rsidR="00963015" w:rsidRPr="00963015" w:rsidRDefault="004138BC" w:rsidP="00253403">
            <w:pPr>
              <w:pStyle w:val="table"/>
            </w:pPr>
            <w:r>
              <w:t>442</w:t>
            </w:r>
          </w:p>
        </w:tc>
        <w:tc>
          <w:tcPr>
            <w:tcW w:w="1060" w:type="dxa"/>
            <w:shd w:val="clear" w:color="auto" w:fill="auto"/>
            <w:noWrap/>
            <w:vAlign w:val="bottom"/>
            <w:hideMark/>
          </w:tcPr>
          <w:p w14:paraId="26F92960" w14:textId="4E689165" w:rsidR="00963015" w:rsidRPr="00963015" w:rsidRDefault="004138BC" w:rsidP="00253403">
            <w:pPr>
              <w:pStyle w:val="table"/>
            </w:pPr>
            <w:r>
              <w:t>541</w:t>
            </w:r>
          </w:p>
        </w:tc>
        <w:tc>
          <w:tcPr>
            <w:tcW w:w="1060" w:type="dxa"/>
            <w:shd w:val="clear" w:color="auto" w:fill="auto"/>
            <w:noWrap/>
            <w:vAlign w:val="bottom"/>
            <w:hideMark/>
          </w:tcPr>
          <w:p w14:paraId="3FB4FF06" w14:textId="596A530B" w:rsidR="00963015" w:rsidRPr="00963015" w:rsidRDefault="004138BC" w:rsidP="00253403">
            <w:pPr>
              <w:pStyle w:val="table"/>
            </w:pPr>
            <w:r>
              <w:t>451</w:t>
            </w:r>
          </w:p>
        </w:tc>
        <w:tc>
          <w:tcPr>
            <w:tcW w:w="1060" w:type="dxa"/>
            <w:shd w:val="clear" w:color="auto" w:fill="auto"/>
            <w:noWrap/>
            <w:vAlign w:val="bottom"/>
            <w:hideMark/>
          </w:tcPr>
          <w:p w14:paraId="1DA85708" w14:textId="061AD4F6" w:rsidR="00963015" w:rsidRPr="00963015" w:rsidRDefault="004138BC" w:rsidP="00253403">
            <w:pPr>
              <w:pStyle w:val="table"/>
            </w:pPr>
            <w:r>
              <w:t>424</w:t>
            </w:r>
          </w:p>
        </w:tc>
      </w:tr>
      <w:tr w:rsidR="00963015" w:rsidRPr="00963015" w14:paraId="5CB8DA0D" w14:textId="77777777" w:rsidTr="00963015">
        <w:trPr>
          <w:trHeight w:val="276"/>
          <w:jc w:val="center"/>
        </w:trPr>
        <w:tc>
          <w:tcPr>
            <w:tcW w:w="1200" w:type="dxa"/>
            <w:shd w:val="clear" w:color="auto" w:fill="auto"/>
            <w:noWrap/>
            <w:vAlign w:val="bottom"/>
            <w:hideMark/>
          </w:tcPr>
          <w:p w14:paraId="7DDDCE4A" w14:textId="77777777" w:rsidR="00963015" w:rsidRPr="00963015" w:rsidRDefault="00963015" w:rsidP="00253403">
            <w:pPr>
              <w:pStyle w:val="table"/>
            </w:pPr>
            <w:r w:rsidRPr="00963015">
              <w:t>FS</w:t>
            </w:r>
          </w:p>
        </w:tc>
        <w:tc>
          <w:tcPr>
            <w:tcW w:w="1060" w:type="dxa"/>
            <w:shd w:val="clear" w:color="auto" w:fill="auto"/>
            <w:noWrap/>
            <w:vAlign w:val="bottom"/>
            <w:hideMark/>
          </w:tcPr>
          <w:p w14:paraId="413FF241" w14:textId="77777777" w:rsidR="00963015" w:rsidRPr="00963015" w:rsidRDefault="00963015" w:rsidP="00253403">
            <w:pPr>
              <w:pStyle w:val="table"/>
            </w:pPr>
            <w:r w:rsidRPr="00963015">
              <w:t xml:space="preserve">370.06 </w:t>
            </w:r>
          </w:p>
        </w:tc>
        <w:tc>
          <w:tcPr>
            <w:tcW w:w="1060" w:type="dxa"/>
            <w:shd w:val="clear" w:color="auto" w:fill="auto"/>
            <w:noWrap/>
            <w:vAlign w:val="bottom"/>
            <w:hideMark/>
          </w:tcPr>
          <w:p w14:paraId="4D3D8DBD" w14:textId="77777777" w:rsidR="00963015" w:rsidRPr="00963015" w:rsidRDefault="00963015" w:rsidP="00253403">
            <w:pPr>
              <w:pStyle w:val="table"/>
            </w:pPr>
            <w:r w:rsidRPr="00963015">
              <w:t xml:space="preserve">382.26 </w:t>
            </w:r>
          </w:p>
        </w:tc>
        <w:tc>
          <w:tcPr>
            <w:tcW w:w="1060" w:type="dxa"/>
            <w:shd w:val="clear" w:color="auto" w:fill="auto"/>
            <w:noWrap/>
            <w:vAlign w:val="bottom"/>
            <w:hideMark/>
          </w:tcPr>
          <w:p w14:paraId="4D737B9A" w14:textId="77777777" w:rsidR="00963015" w:rsidRPr="00963015" w:rsidRDefault="00963015" w:rsidP="00253403">
            <w:pPr>
              <w:pStyle w:val="table"/>
            </w:pPr>
            <w:r w:rsidRPr="00963015">
              <w:t xml:space="preserve">385.67 </w:t>
            </w:r>
          </w:p>
        </w:tc>
        <w:tc>
          <w:tcPr>
            <w:tcW w:w="1060" w:type="dxa"/>
            <w:shd w:val="clear" w:color="auto" w:fill="auto"/>
            <w:noWrap/>
            <w:vAlign w:val="bottom"/>
            <w:hideMark/>
          </w:tcPr>
          <w:p w14:paraId="6259AB05" w14:textId="77777777" w:rsidR="00963015" w:rsidRPr="00963015" w:rsidRDefault="00963015" w:rsidP="00253403">
            <w:pPr>
              <w:pStyle w:val="table"/>
            </w:pPr>
            <w:r w:rsidRPr="00963015">
              <w:t xml:space="preserve">382.24 </w:t>
            </w:r>
          </w:p>
        </w:tc>
        <w:tc>
          <w:tcPr>
            <w:tcW w:w="1060" w:type="dxa"/>
            <w:shd w:val="clear" w:color="auto" w:fill="auto"/>
            <w:noWrap/>
            <w:vAlign w:val="bottom"/>
            <w:hideMark/>
          </w:tcPr>
          <w:p w14:paraId="2502C41F" w14:textId="77777777" w:rsidR="00963015" w:rsidRPr="00963015" w:rsidRDefault="00963015" w:rsidP="00253403">
            <w:pPr>
              <w:pStyle w:val="table"/>
            </w:pPr>
            <w:r w:rsidRPr="00963015">
              <w:t xml:space="preserve">366.89 </w:t>
            </w:r>
          </w:p>
        </w:tc>
        <w:tc>
          <w:tcPr>
            <w:tcW w:w="1060" w:type="dxa"/>
            <w:shd w:val="clear" w:color="auto" w:fill="auto"/>
            <w:noWrap/>
            <w:vAlign w:val="bottom"/>
            <w:hideMark/>
          </w:tcPr>
          <w:p w14:paraId="762AA2EA" w14:textId="77777777" w:rsidR="00963015" w:rsidRPr="00963015" w:rsidRDefault="00963015" w:rsidP="00253403">
            <w:pPr>
              <w:pStyle w:val="table"/>
            </w:pPr>
            <w:r w:rsidRPr="00963015">
              <w:t xml:space="preserve">352.99 </w:t>
            </w:r>
          </w:p>
        </w:tc>
      </w:tr>
      <w:tr w:rsidR="00963015" w:rsidRPr="00963015" w14:paraId="5F980B87" w14:textId="77777777" w:rsidTr="00963015">
        <w:trPr>
          <w:trHeight w:val="276"/>
          <w:jc w:val="center"/>
        </w:trPr>
        <w:tc>
          <w:tcPr>
            <w:tcW w:w="1200" w:type="dxa"/>
            <w:shd w:val="clear" w:color="auto" w:fill="auto"/>
            <w:noWrap/>
            <w:vAlign w:val="bottom"/>
            <w:hideMark/>
          </w:tcPr>
          <w:p w14:paraId="3A92060E" w14:textId="77777777" w:rsidR="00963015" w:rsidRPr="00963015" w:rsidRDefault="00963015" w:rsidP="00253403">
            <w:pPr>
              <w:pStyle w:val="table"/>
            </w:pPr>
            <w:r w:rsidRPr="00963015">
              <w:t>FS_ave</w:t>
            </w:r>
          </w:p>
        </w:tc>
        <w:tc>
          <w:tcPr>
            <w:tcW w:w="1060" w:type="dxa"/>
            <w:shd w:val="clear" w:color="auto" w:fill="auto"/>
            <w:noWrap/>
            <w:vAlign w:val="bottom"/>
            <w:hideMark/>
          </w:tcPr>
          <w:p w14:paraId="0EFF1F0E" w14:textId="77777777" w:rsidR="00963015" w:rsidRPr="00963015" w:rsidRDefault="00963015" w:rsidP="00253403">
            <w:pPr>
              <w:pStyle w:val="table"/>
            </w:pPr>
            <w:r w:rsidRPr="00963015">
              <w:t xml:space="preserve">9.74 </w:t>
            </w:r>
          </w:p>
        </w:tc>
        <w:tc>
          <w:tcPr>
            <w:tcW w:w="1060" w:type="dxa"/>
            <w:shd w:val="clear" w:color="auto" w:fill="auto"/>
            <w:noWrap/>
            <w:vAlign w:val="bottom"/>
            <w:hideMark/>
          </w:tcPr>
          <w:p w14:paraId="6C571900" w14:textId="77777777" w:rsidR="00963015" w:rsidRPr="00963015" w:rsidRDefault="00963015" w:rsidP="00253403">
            <w:pPr>
              <w:pStyle w:val="table"/>
            </w:pPr>
            <w:r w:rsidRPr="00963015">
              <w:t xml:space="preserve">10.06 </w:t>
            </w:r>
          </w:p>
        </w:tc>
        <w:tc>
          <w:tcPr>
            <w:tcW w:w="1060" w:type="dxa"/>
            <w:shd w:val="clear" w:color="auto" w:fill="auto"/>
            <w:noWrap/>
            <w:vAlign w:val="bottom"/>
            <w:hideMark/>
          </w:tcPr>
          <w:p w14:paraId="646708B0" w14:textId="77777777" w:rsidR="00963015" w:rsidRPr="00963015" w:rsidRDefault="00963015" w:rsidP="00253403">
            <w:pPr>
              <w:pStyle w:val="table"/>
            </w:pPr>
            <w:r w:rsidRPr="00963015">
              <w:t xml:space="preserve">10.15 </w:t>
            </w:r>
          </w:p>
        </w:tc>
        <w:tc>
          <w:tcPr>
            <w:tcW w:w="1060" w:type="dxa"/>
            <w:shd w:val="clear" w:color="auto" w:fill="auto"/>
            <w:noWrap/>
            <w:vAlign w:val="bottom"/>
            <w:hideMark/>
          </w:tcPr>
          <w:p w14:paraId="5FC53329" w14:textId="77777777" w:rsidR="00963015" w:rsidRPr="00963015" w:rsidRDefault="00963015" w:rsidP="00253403">
            <w:pPr>
              <w:pStyle w:val="table"/>
            </w:pPr>
            <w:r w:rsidRPr="00963015">
              <w:t xml:space="preserve">10.06 </w:t>
            </w:r>
          </w:p>
        </w:tc>
        <w:tc>
          <w:tcPr>
            <w:tcW w:w="1060" w:type="dxa"/>
            <w:shd w:val="clear" w:color="auto" w:fill="auto"/>
            <w:noWrap/>
            <w:vAlign w:val="bottom"/>
            <w:hideMark/>
          </w:tcPr>
          <w:p w14:paraId="2B4882F6" w14:textId="77777777" w:rsidR="00963015" w:rsidRPr="00963015" w:rsidRDefault="00963015" w:rsidP="00253403">
            <w:pPr>
              <w:pStyle w:val="table"/>
            </w:pPr>
            <w:r w:rsidRPr="00963015">
              <w:t xml:space="preserve">9.65 </w:t>
            </w:r>
          </w:p>
        </w:tc>
        <w:tc>
          <w:tcPr>
            <w:tcW w:w="1060" w:type="dxa"/>
            <w:shd w:val="clear" w:color="auto" w:fill="auto"/>
            <w:noWrap/>
            <w:vAlign w:val="bottom"/>
            <w:hideMark/>
          </w:tcPr>
          <w:p w14:paraId="17D4F3C2" w14:textId="77777777" w:rsidR="00963015" w:rsidRPr="00963015" w:rsidRDefault="00963015" w:rsidP="00253403">
            <w:pPr>
              <w:pStyle w:val="table"/>
            </w:pPr>
            <w:r w:rsidRPr="00963015">
              <w:t xml:space="preserve">9.29 </w:t>
            </w:r>
          </w:p>
        </w:tc>
      </w:tr>
      <w:tr w:rsidR="00963015" w:rsidRPr="00963015" w14:paraId="1587BBB9" w14:textId="77777777" w:rsidTr="00963015">
        <w:trPr>
          <w:trHeight w:val="276"/>
          <w:jc w:val="center"/>
        </w:trPr>
        <w:tc>
          <w:tcPr>
            <w:tcW w:w="1200" w:type="dxa"/>
            <w:shd w:val="clear" w:color="auto" w:fill="auto"/>
            <w:noWrap/>
            <w:vAlign w:val="bottom"/>
            <w:hideMark/>
          </w:tcPr>
          <w:p w14:paraId="66FF20C5" w14:textId="77777777" w:rsidR="00963015" w:rsidRPr="00963015" w:rsidRDefault="00963015" w:rsidP="00253403">
            <w:pPr>
              <w:pStyle w:val="table"/>
            </w:pPr>
            <w:r w:rsidRPr="00963015">
              <w:t>winrate</w:t>
            </w:r>
          </w:p>
        </w:tc>
        <w:tc>
          <w:tcPr>
            <w:tcW w:w="1060" w:type="dxa"/>
            <w:shd w:val="clear" w:color="auto" w:fill="auto"/>
            <w:noWrap/>
            <w:vAlign w:val="bottom"/>
            <w:hideMark/>
          </w:tcPr>
          <w:p w14:paraId="64990087" w14:textId="77777777" w:rsidR="00963015" w:rsidRPr="00963015" w:rsidRDefault="00963015" w:rsidP="00253403">
            <w:pPr>
              <w:pStyle w:val="table"/>
            </w:pPr>
            <w:r w:rsidRPr="00963015">
              <w:t xml:space="preserve">0.42 </w:t>
            </w:r>
          </w:p>
        </w:tc>
        <w:tc>
          <w:tcPr>
            <w:tcW w:w="1060" w:type="dxa"/>
            <w:shd w:val="clear" w:color="auto" w:fill="auto"/>
            <w:noWrap/>
            <w:vAlign w:val="bottom"/>
            <w:hideMark/>
          </w:tcPr>
          <w:p w14:paraId="5CB62883" w14:textId="77777777" w:rsidR="00963015" w:rsidRPr="00963015" w:rsidRDefault="00963015" w:rsidP="00253403">
            <w:pPr>
              <w:pStyle w:val="table"/>
            </w:pPr>
            <w:r w:rsidRPr="00963015">
              <w:t xml:space="preserve">0.20 </w:t>
            </w:r>
          </w:p>
        </w:tc>
        <w:tc>
          <w:tcPr>
            <w:tcW w:w="1060" w:type="dxa"/>
            <w:shd w:val="clear" w:color="auto" w:fill="auto"/>
            <w:noWrap/>
            <w:vAlign w:val="bottom"/>
            <w:hideMark/>
          </w:tcPr>
          <w:p w14:paraId="533D11E4" w14:textId="77777777" w:rsidR="00963015" w:rsidRPr="00963015" w:rsidRDefault="00963015" w:rsidP="00253403">
            <w:pPr>
              <w:pStyle w:val="table"/>
            </w:pPr>
            <w:r w:rsidRPr="00963015">
              <w:t xml:space="preserve">0.31 </w:t>
            </w:r>
          </w:p>
        </w:tc>
        <w:tc>
          <w:tcPr>
            <w:tcW w:w="1060" w:type="dxa"/>
            <w:shd w:val="clear" w:color="auto" w:fill="auto"/>
            <w:noWrap/>
            <w:vAlign w:val="bottom"/>
            <w:hideMark/>
          </w:tcPr>
          <w:p w14:paraId="68E42BAC" w14:textId="77777777" w:rsidR="00963015" w:rsidRPr="00963015" w:rsidRDefault="00963015" w:rsidP="00253403">
            <w:pPr>
              <w:pStyle w:val="table"/>
            </w:pPr>
            <w:r w:rsidRPr="00963015">
              <w:t xml:space="preserve">0.50 </w:t>
            </w:r>
          </w:p>
        </w:tc>
        <w:tc>
          <w:tcPr>
            <w:tcW w:w="1060" w:type="dxa"/>
            <w:shd w:val="clear" w:color="auto" w:fill="auto"/>
            <w:noWrap/>
            <w:vAlign w:val="bottom"/>
            <w:hideMark/>
          </w:tcPr>
          <w:p w14:paraId="146C4924" w14:textId="77777777" w:rsidR="00963015" w:rsidRPr="00963015" w:rsidRDefault="00963015" w:rsidP="00253403">
            <w:pPr>
              <w:pStyle w:val="table"/>
            </w:pPr>
            <w:r w:rsidRPr="00963015">
              <w:t xml:space="preserve">0.20 </w:t>
            </w:r>
          </w:p>
        </w:tc>
        <w:tc>
          <w:tcPr>
            <w:tcW w:w="1060" w:type="dxa"/>
            <w:shd w:val="clear" w:color="auto" w:fill="auto"/>
            <w:noWrap/>
            <w:vAlign w:val="bottom"/>
            <w:hideMark/>
          </w:tcPr>
          <w:p w14:paraId="193EB3E3" w14:textId="77777777" w:rsidR="00963015" w:rsidRPr="00963015" w:rsidRDefault="00963015" w:rsidP="00253403">
            <w:pPr>
              <w:pStyle w:val="table"/>
            </w:pPr>
            <w:r w:rsidRPr="00963015">
              <w:t xml:space="preserve">0.00 </w:t>
            </w:r>
          </w:p>
        </w:tc>
      </w:tr>
    </w:tbl>
    <w:p w14:paraId="44C7B23C" w14:textId="77777777" w:rsidR="00ED23B6" w:rsidRDefault="00ED23B6" w:rsidP="000427C7">
      <w:pPr>
        <w:ind w:firstLine="511"/>
      </w:pPr>
    </w:p>
    <w:p w14:paraId="6F198A03" w14:textId="02663A64" w:rsidR="003C2CB9" w:rsidRDefault="00936ED8" w:rsidP="000427C7">
      <w:pPr>
        <w:ind w:firstLine="511"/>
      </w:pPr>
      <w:r>
        <w:rPr>
          <w:rFonts w:hint="eastAsia"/>
        </w:rPr>
        <w:t>U</w:t>
      </w:r>
      <w:r>
        <w:t>se Table 17 to calculate the AS for Huskies</w:t>
      </w:r>
      <w:r w:rsidR="007B705F">
        <w:t xml:space="preserve">, which is calculated from </w:t>
      </w:r>
      <w:r w:rsidR="007B705F">
        <w:fldChar w:fldCharType="begin"/>
      </w:r>
      <w:r w:rsidR="007B705F">
        <w:instrText xml:space="preserve"> REF _Ref32761768 \h </w:instrText>
      </w:r>
      <w:r w:rsidR="007B705F">
        <w:fldChar w:fldCharType="separate"/>
      </w:r>
      <w:r w:rsidR="00C5312E">
        <w:t xml:space="preserve">Table </w:t>
      </w:r>
      <w:r w:rsidR="00C5312E">
        <w:rPr>
          <w:noProof/>
        </w:rPr>
        <w:t>17</w:t>
      </w:r>
      <w:r w:rsidR="00C5312E">
        <w:t xml:space="preserve"> : Formation data for AS</w:t>
      </w:r>
      <w:r w:rsidR="007B705F">
        <w:fldChar w:fldCharType="end"/>
      </w:r>
      <w:r>
        <w:t>.</w:t>
      </w:r>
    </w:p>
    <w:p w14:paraId="6C4F30F8" w14:textId="1C5C4D2E" w:rsidR="00CA6298" w:rsidRDefault="00CA6298" w:rsidP="00253403">
      <w:pPr>
        <w:pStyle w:val="table"/>
      </w:pPr>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18</w:t>
      </w:r>
      <w:r w:rsidR="00DE49B6">
        <w:rPr>
          <w:noProof/>
        </w:rPr>
        <w:fldChar w:fldCharType="end"/>
      </w:r>
      <w:r>
        <w:t xml:space="preserve"> : Huskies configuration aspect</w:t>
      </w:r>
    </w:p>
    <w:tbl>
      <w:tblPr>
        <w:tblW w:w="6368" w:type="dxa"/>
        <w:jc w:val="center"/>
        <w:tblLook w:val="04A0" w:firstRow="1" w:lastRow="0" w:firstColumn="1" w:lastColumn="0" w:noHBand="0" w:noVBand="1"/>
      </w:tblPr>
      <w:tblGrid>
        <w:gridCol w:w="1200"/>
        <w:gridCol w:w="1620"/>
        <w:gridCol w:w="1620"/>
        <w:gridCol w:w="1928"/>
      </w:tblGrid>
      <w:tr w:rsidR="007F1982" w:rsidRPr="00CA6298" w14:paraId="3249BC58" w14:textId="3C176A70" w:rsidTr="00DE49B6">
        <w:trPr>
          <w:trHeight w:val="312"/>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A1316A" w14:textId="5F73D444" w:rsidR="007F1982" w:rsidRPr="00CA6298" w:rsidRDefault="007F1982" w:rsidP="00253403">
            <w:pPr>
              <w:pStyle w:val="table"/>
            </w:pPr>
          </w:p>
        </w:tc>
        <w:tc>
          <w:tcPr>
            <w:tcW w:w="5168" w:type="dxa"/>
            <w:gridSpan w:val="3"/>
            <w:tcBorders>
              <w:top w:val="single" w:sz="4" w:space="0" w:color="auto"/>
              <w:left w:val="nil"/>
              <w:bottom w:val="single" w:sz="4" w:space="0" w:color="auto"/>
              <w:right w:val="single" w:sz="4" w:space="0" w:color="auto"/>
            </w:tcBorders>
            <w:shd w:val="clear" w:color="auto" w:fill="auto"/>
            <w:noWrap/>
            <w:vAlign w:val="bottom"/>
            <w:hideMark/>
          </w:tcPr>
          <w:p w14:paraId="695B11A4" w14:textId="4B67CE50" w:rsidR="007F1982" w:rsidRPr="00CA6298" w:rsidRDefault="007F1982" w:rsidP="00253403">
            <w:pPr>
              <w:pStyle w:val="table"/>
            </w:pPr>
            <w:bookmarkStart w:id="361" w:name="RANGE!I1"/>
            <w:r w:rsidRPr="00CA6298">
              <w:t>Configurational Aspect</w:t>
            </w:r>
            <w:bookmarkEnd w:id="361"/>
          </w:p>
        </w:tc>
      </w:tr>
      <w:tr w:rsidR="008C678E" w:rsidRPr="00CA6298" w14:paraId="01FA45C2" w14:textId="2EC4A96D" w:rsidTr="008C678E">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1CB561B" w14:textId="77777777" w:rsidR="008C678E" w:rsidRPr="00CA6298" w:rsidRDefault="008C678E" w:rsidP="00253403">
            <w:pPr>
              <w:pStyle w:val="table"/>
            </w:pPr>
            <w:r w:rsidRPr="00CA6298">
              <w:t>Name</w:t>
            </w:r>
          </w:p>
        </w:tc>
        <w:tc>
          <w:tcPr>
            <w:tcW w:w="1620" w:type="dxa"/>
            <w:tcBorders>
              <w:top w:val="nil"/>
              <w:left w:val="nil"/>
              <w:bottom w:val="single" w:sz="4" w:space="0" w:color="auto"/>
              <w:right w:val="single" w:sz="4" w:space="0" w:color="auto"/>
            </w:tcBorders>
            <w:shd w:val="clear" w:color="auto" w:fill="auto"/>
            <w:noWrap/>
            <w:vAlign w:val="bottom"/>
            <w:hideMark/>
          </w:tcPr>
          <w:p w14:paraId="3381697F" w14:textId="77777777" w:rsidR="008C678E" w:rsidRPr="00CA6298" w:rsidRDefault="008C678E" w:rsidP="00253403">
            <w:pPr>
              <w:pStyle w:val="table"/>
            </w:pPr>
            <w:r w:rsidRPr="00CA6298">
              <w:t>SS</w:t>
            </w:r>
          </w:p>
        </w:tc>
        <w:tc>
          <w:tcPr>
            <w:tcW w:w="1620" w:type="dxa"/>
            <w:tcBorders>
              <w:top w:val="nil"/>
              <w:left w:val="nil"/>
              <w:bottom w:val="single" w:sz="4" w:space="0" w:color="auto"/>
              <w:right w:val="single" w:sz="4" w:space="0" w:color="auto"/>
            </w:tcBorders>
            <w:shd w:val="clear" w:color="auto" w:fill="auto"/>
            <w:noWrap/>
            <w:vAlign w:val="bottom"/>
            <w:hideMark/>
          </w:tcPr>
          <w:p w14:paraId="06B8FE23" w14:textId="77777777" w:rsidR="008C678E" w:rsidRPr="00CA6298" w:rsidRDefault="008C678E" w:rsidP="00253403">
            <w:pPr>
              <w:pStyle w:val="table"/>
            </w:pPr>
            <w:r w:rsidRPr="00CA6298">
              <w:t>AS</w:t>
            </w:r>
          </w:p>
        </w:tc>
        <w:tc>
          <w:tcPr>
            <w:tcW w:w="1928" w:type="dxa"/>
            <w:tcBorders>
              <w:top w:val="nil"/>
              <w:left w:val="nil"/>
              <w:bottom w:val="single" w:sz="4" w:space="0" w:color="auto"/>
              <w:right w:val="single" w:sz="4" w:space="0" w:color="auto"/>
            </w:tcBorders>
          </w:tcPr>
          <w:p w14:paraId="49A47724" w14:textId="31EF2306" w:rsidR="008C678E" w:rsidRPr="001D0A9B" w:rsidRDefault="008C678E" w:rsidP="00253403">
            <w:pPr>
              <w:pStyle w:val="table"/>
            </w:pPr>
            <w:r w:rsidRPr="001D0A9B">
              <w:rPr>
                <w:rFonts w:hint="eastAsia"/>
              </w:rPr>
              <w:t>C</w:t>
            </w:r>
            <w:r w:rsidRPr="001D0A9B">
              <w:t>S</w:t>
            </w:r>
          </w:p>
        </w:tc>
      </w:tr>
      <w:tr w:rsidR="008C678E" w:rsidRPr="00CA6298" w14:paraId="197C41E2" w14:textId="2BA80D90" w:rsidTr="008C678E">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952CA10" w14:textId="77777777" w:rsidR="008C678E" w:rsidRPr="00CA6298" w:rsidRDefault="008C678E" w:rsidP="00253403">
            <w:pPr>
              <w:pStyle w:val="table"/>
            </w:pPr>
            <w:r w:rsidRPr="00CA6298">
              <w:t>Huskies</w:t>
            </w:r>
          </w:p>
        </w:tc>
        <w:tc>
          <w:tcPr>
            <w:tcW w:w="1620" w:type="dxa"/>
            <w:tcBorders>
              <w:top w:val="nil"/>
              <w:left w:val="nil"/>
              <w:bottom w:val="single" w:sz="4" w:space="0" w:color="auto"/>
              <w:right w:val="single" w:sz="4" w:space="0" w:color="auto"/>
            </w:tcBorders>
            <w:shd w:val="clear" w:color="auto" w:fill="auto"/>
            <w:noWrap/>
            <w:vAlign w:val="bottom"/>
            <w:hideMark/>
          </w:tcPr>
          <w:p w14:paraId="548F4B05" w14:textId="79A31F06" w:rsidR="008C678E" w:rsidRPr="00CA6298" w:rsidRDefault="008C678E" w:rsidP="00253403">
            <w:pPr>
              <w:pStyle w:val="table"/>
            </w:pPr>
            <w:r w:rsidRPr="00CA6298">
              <w:t>47.24</w:t>
            </w:r>
          </w:p>
        </w:tc>
        <w:tc>
          <w:tcPr>
            <w:tcW w:w="1620" w:type="dxa"/>
            <w:tcBorders>
              <w:top w:val="nil"/>
              <w:left w:val="nil"/>
              <w:bottom w:val="single" w:sz="4" w:space="0" w:color="auto"/>
              <w:right w:val="single" w:sz="4" w:space="0" w:color="auto"/>
            </w:tcBorders>
            <w:shd w:val="clear" w:color="auto" w:fill="auto"/>
            <w:noWrap/>
            <w:vAlign w:val="bottom"/>
            <w:hideMark/>
          </w:tcPr>
          <w:p w14:paraId="183DE4B9" w14:textId="01EA1FB8" w:rsidR="008C678E" w:rsidRPr="00CA6298" w:rsidRDefault="008C678E" w:rsidP="00253403">
            <w:pPr>
              <w:pStyle w:val="table"/>
            </w:pPr>
            <w:r w:rsidRPr="00CA6298">
              <w:t>16.15</w:t>
            </w:r>
          </w:p>
        </w:tc>
        <w:tc>
          <w:tcPr>
            <w:tcW w:w="1928" w:type="dxa"/>
            <w:tcBorders>
              <w:top w:val="nil"/>
              <w:left w:val="nil"/>
              <w:bottom w:val="single" w:sz="4" w:space="0" w:color="auto"/>
              <w:right w:val="single" w:sz="4" w:space="0" w:color="auto"/>
            </w:tcBorders>
          </w:tcPr>
          <w:p w14:paraId="691D2281" w14:textId="5705DDFF" w:rsidR="008C678E" w:rsidRPr="001D0A9B" w:rsidRDefault="008C678E" w:rsidP="00253403">
            <w:pPr>
              <w:pStyle w:val="table"/>
            </w:pPr>
            <w:r w:rsidRPr="001D0A9B">
              <w:rPr>
                <w:rFonts w:hint="eastAsia"/>
              </w:rPr>
              <w:t>6</w:t>
            </w:r>
            <w:r w:rsidRPr="001D0A9B">
              <w:t>3.39</w:t>
            </w:r>
          </w:p>
        </w:tc>
      </w:tr>
    </w:tbl>
    <w:p w14:paraId="6965DDB0" w14:textId="0DE7F729" w:rsidR="00B069FD" w:rsidRDefault="00DC6051" w:rsidP="000427C7">
      <w:pPr>
        <w:ind w:firstLine="511"/>
      </w:pPr>
      <w:r>
        <w:rPr>
          <w:rFonts w:hint="eastAsia"/>
        </w:rPr>
        <w:t>T</w:t>
      </w:r>
      <w:r>
        <w:t>able</w:t>
      </w:r>
      <w:r w:rsidR="000C3C72">
        <w:t xml:space="preserve"> 18</w:t>
      </w:r>
      <w:r>
        <w:t xml:space="preserve"> shows the detail </w:t>
      </w:r>
      <w:r w:rsidR="000C3C72">
        <w:t>of CS</w:t>
      </w:r>
      <w:r>
        <w:t xml:space="preserve"> in Huskies, which is calculated from</w:t>
      </w:r>
      <w:r w:rsidR="00FA25F3">
        <w:t xml:space="preserve"> </w:t>
      </w:r>
      <w:r w:rsidR="00FA25F3">
        <w:fldChar w:fldCharType="begin"/>
      </w:r>
      <w:r w:rsidR="00FA25F3">
        <w:instrText xml:space="preserve"> REF _Ref32726967 \h </w:instrText>
      </w:r>
      <w:r w:rsidR="00FA25F3">
        <w:fldChar w:fldCharType="separate"/>
      </w:r>
      <w:r w:rsidR="00C5312E">
        <w:t xml:space="preserve">Table </w:t>
      </w:r>
      <w:r w:rsidR="00C5312E">
        <w:rPr>
          <w:noProof/>
        </w:rPr>
        <w:t>11</w:t>
      </w:r>
      <w:r w:rsidR="00C5312E">
        <w:t xml:space="preserve"> : Tactics count</w:t>
      </w:r>
      <w:r w:rsidR="00FA25F3">
        <w:fldChar w:fldCharType="end"/>
      </w:r>
      <w:r w:rsidR="00FA25F3">
        <w:t xml:space="preserve"> and</w:t>
      </w:r>
      <w:r w:rsidR="00DC09FF">
        <w:t xml:space="preserve"> </w:t>
      </w:r>
      <w:r w:rsidR="00DC09FF">
        <w:fldChar w:fldCharType="begin"/>
      </w:r>
      <w:r w:rsidR="00DC09FF">
        <w:instrText xml:space="preserve"> REF _Ref32761768 \h </w:instrText>
      </w:r>
      <w:r w:rsidR="00DC09FF">
        <w:fldChar w:fldCharType="separate"/>
      </w:r>
      <w:r w:rsidR="00C5312E">
        <w:t xml:space="preserve">Table </w:t>
      </w:r>
      <w:r w:rsidR="00C5312E">
        <w:rPr>
          <w:noProof/>
        </w:rPr>
        <w:t>17</w:t>
      </w:r>
      <w:r w:rsidR="00C5312E">
        <w:t xml:space="preserve"> : Formation data for AS</w:t>
      </w:r>
      <w:r w:rsidR="00DC09FF">
        <w:fldChar w:fldCharType="end"/>
      </w:r>
      <w:r w:rsidR="0027795F">
        <w:t>.</w:t>
      </w:r>
    </w:p>
    <w:p w14:paraId="34FC52D2" w14:textId="516908F3" w:rsidR="00211138" w:rsidRDefault="00211138" w:rsidP="00253403">
      <w:pPr>
        <w:pStyle w:val="table"/>
      </w:pPr>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19</w:t>
      </w:r>
      <w:r w:rsidR="00DE49B6">
        <w:rPr>
          <w:noProof/>
        </w:rPr>
        <w:fldChar w:fldCharType="end"/>
      </w:r>
      <w:r>
        <w:t xml:space="preserve"> : Huskies dynamical aspect</w:t>
      </w:r>
    </w:p>
    <w:tbl>
      <w:tblPr>
        <w:tblW w:w="7396" w:type="dxa"/>
        <w:jc w:val="center"/>
        <w:tblLayout w:type="fixed"/>
        <w:tblLook w:val="04A0" w:firstRow="1" w:lastRow="0" w:firstColumn="1" w:lastColumn="0" w:noHBand="0" w:noVBand="1"/>
      </w:tblPr>
      <w:tblGrid>
        <w:gridCol w:w="1200"/>
        <w:gridCol w:w="2065"/>
        <w:gridCol w:w="2065"/>
        <w:gridCol w:w="2066"/>
      </w:tblGrid>
      <w:tr w:rsidR="00211138" w:rsidRPr="00211138" w14:paraId="5290EB0A" w14:textId="77777777" w:rsidTr="00407026">
        <w:trPr>
          <w:trHeight w:val="312"/>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7DC6FE" w14:textId="3D3F7488" w:rsidR="00211138" w:rsidRPr="00211138" w:rsidRDefault="00211138" w:rsidP="00253403">
            <w:pPr>
              <w:pStyle w:val="table"/>
            </w:pPr>
          </w:p>
        </w:tc>
        <w:tc>
          <w:tcPr>
            <w:tcW w:w="6196" w:type="dxa"/>
            <w:gridSpan w:val="3"/>
            <w:tcBorders>
              <w:top w:val="single" w:sz="4" w:space="0" w:color="auto"/>
              <w:left w:val="nil"/>
              <w:bottom w:val="single" w:sz="4" w:space="0" w:color="auto"/>
              <w:right w:val="single" w:sz="4" w:space="0" w:color="auto"/>
            </w:tcBorders>
            <w:shd w:val="clear" w:color="auto" w:fill="auto"/>
            <w:noWrap/>
            <w:vAlign w:val="bottom"/>
            <w:hideMark/>
          </w:tcPr>
          <w:p w14:paraId="58E48A0D" w14:textId="0AD25F7D" w:rsidR="00211138" w:rsidRPr="00211138" w:rsidRDefault="00211138" w:rsidP="00253403">
            <w:pPr>
              <w:pStyle w:val="table"/>
            </w:pPr>
            <w:bookmarkStart w:id="362" w:name="RANGE!L1"/>
            <w:r w:rsidRPr="00211138">
              <w:t>Dynamical Aspect</w:t>
            </w:r>
            <w:bookmarkEnd w:id="362"/>
          </w:p>
        </w:tc>
      </w:tr>
      <w:tr w:rsidR="00211138" w:rsidRPr="00211138" w14:paraId="6114F2C4" w14:textId="77777777" w:rsidTr="0006559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C95C211" w14:textId="77777777" w:rsidR="00211138" w:rsidRPr="00211138" w:rsidRDefault="00211138" w:rsidP="00253403">
            <w:pPr>
              <w:pStyle w:val="table"/>
            </w:pPr>
            <w:r w:rsidRPr="00211138">
              <w:t>Name</w:t>
            </w:r>
          </w:p>
        </w:tc>
        <w:tc>
          <w:tcPr>
            <w:tcW w:w="2065" w:type="dxa"/>
            <w:tcBorders>
              <w:top w:val="nil"/>
              <w:left w:val="nil"/>
              <w:bottom w:val="single" w:sz="4" w:space="0" w:color="auto"/>
              <w:right w:val="single" w:sz="4" w:space="0" w:color="auto"/>
            </w:tcBorders>
            <w:shd w:val="clear" w:color="auto" w:fill="auto"/>
            <w:noWrap/>
            <w:vAlign w:val="bottom"/>
            <w:hideMark/>
          </w:tcPr>
          <w:p w14:paraId="4B329073" w14:textId="77777777" w:rsidR="00211138" w:rsidRPr="00211138" w:rsidRDefault="00211138" w:rsidP="00253403">
            <w:pPr>
              <w:pStyle w:val="table"/>
            </w:pPr>
            <w:r w:rsidRPr="00211138">
              <w:t>FL</w:t>
            </w:r>
          </w:p>
        </w:tc>
        <w:tc>
          <w:tcPr>
            <w:tcW w:w="2065" w:type="dxa"/>
            <w:tcBorders>
              <w:top w:val="nil"/>
              <w:left w:val="nil"/>
              <w:bottom w:val="single" w:sz="4" w:space="0" w:color="auto"/>
              <w:right w:val="single" w:sz="4" w:space="0" w:color="auto"/>
            </w:tcBorders>
            <w:shd w:val="clear" w:color="auto" w:fill="auto"/>
            <w:noWrap/>
            <w:vAlign w:val="bottom"/>
            <w:hideMark/>
          </w:tcPr>
          <w:p w14:paraId="6DDC6683" w14:textId="77777777" w:rsidR="00211138" w:rsidRPr="00211138" w:rsidRDefault="00211138" w:rsidP="00253403">
            <w:pPr>
              <w:pStyle w:val="table"/>
            </w:pPr>
            <w:r w:rsidRPr="00211138">
              <w:t>MN</w:t>
            </w:r>
          </w:p>
        </w:tc>
        <w:tc>
          <w:tcPr>
            <w:tcW w:w="2066" w:type="dxa"/>
            <w:tcBorders>
              <w:top w:val="nil"/>
              <w:left w:val="nil"/>
              <w:bottom w:val="single" w:sz="4" w:space="0" w:color="auto"/>
              <w:right w:val="single" w:sz="4" w:space="0" w:color="auto"/>
            </w:tcBorders>
            <w:shd w:val="clear" w:color="auto" w:fill="FFFFFF" w:themeFill="background1"/>
            <w:noWrap/>
            <w:vAlign w:val="bottom"/>
            <w:hideMark/>
          </w:tcPr>
          <w:p w14:paraId="3B55AE85" w14:textId="77777777" w:rsidR="00211138" w:rsidRPr="001D0A9B" w:rsidRDefault="00211138" w:rsidP="00253403">
            <w:pPr>
              <w:pStyle w:val="table"/>
            </w:pPr>
            <w:r w:rsidRPr="001D0A9B">
              <w:rPr>
                <w:rFonts w:hint="eastAsia"/>
              </w:rPr>
              <w:t>DN</w:t>
            </w:r>
          </w:p>
        </w:tc>
      </w:tr>
      <w:tr w:rsidR="00211138" w:rsidRPr="00211138" w14:paraId="720997AA" w14:textId="77777777" w:rsidTr="0006559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BB229DB" w14:textId="77777777" w:rsidR="00211138" w:rsidRPr="00211138" w:rsidRDefault="00211138" w:rsidP="00253403">
            <w:pPr>
              <w:pStyle w:val="table"/>
            </w:pPr>
            <w:r w:rsidRPr="00211138">
              <w:t>Huskies</w:t>
            </w:r>
          </w:p>
        </w:tc>
        <w:tc>
          <w:tcPr>
            <w:tcW w:w="2065" w:type="dxa"/>
            <w:tcBorders>
              <w:top w:val="nil"/>
              <w:left w:val="nil"/>
              <w:bottom w:val="single" w:sz="4" w:space="0" w:color="auto"/>
              <w:right w:val="single" w:sz="4" w:space="0" w:color="auto"/>
            </w:tcBorders>
            <w:shd w:val="clear" w:color="auto" w:fill="auto"/>
            <w:noWrap/>
            <w:vAlign w:val="bottom"/>
            <w:hideMark/>
          </w:tcPr>
          <w:p w14:paraId="7208CDDA" w14:textId="466658BA" w:rsidR="00211138" w:rsidRPr="00211138" w:rsidRDefault="00211138" w:rsidP="00253403">
            <w:pPr>
              <w:pStyle w:val="table"/>
            </w:pPr>
            <w:r w:rsidRPr="00211138">
              <w:t>-2.00</w:t>
            </w:r>
          </w:p>
        </w:tc>
        <w:tc>
          <w:tcPr>
            <w:tcW w:w="2065" w:type="dxa"/>
            <w:tcBorders>
              <w:top w:val="nil"/>
              <w:left w:val="nil"/>
              <w:bottom w:val="single" w:sz="4" w:space="0" w:color="auto"/>
              <w:right w:val="single" w:sz="4" w:space="0" w:color="auto"/>
            </w:tcBorders>
            <w:shd w:val="clear" w:color="auto" w:fill="auto"/>
            <w:noWrap/>
            <w:vAlign w:val="bottom"/>
            <w:hideMark/>
          </w:tcPr>
          <w:p w14:paraId="56CE2AC4" w14:textId="5F66B0CF" w:rsidR="00211138" w:rsidRPr="00211138" w:rsidRDefault="00211138" w:rsidP="00253403">
            <w:pPr>
              <w:pStyle w:val="table"/>
            </w:pPr>
            <w:r w:rsidRPr="00211138">
              <w:t>-2.00</w:t>
            </w:r>
          </w:p>
        </w:tc>
        <w:tc>
          <w:tcPr>
            <w:tcW w:w="2066" w:type="dxa"/>
            <w:tcBorders>
              <w:top w:val="nil"/>
              <w:left w:val="nil"/>
              <w:bottom w:val="single" w:sz="4" w:space="0" w:color="auto"/>
              <w:right w:val="single" w:sz="4" w:space="0" w:color="auto"/>
            </w:tcBorders>
            <w:shd w:val="clear" w:color="auto" w:fill="FFFFFF" w:themeFill="background1"/>
            <w:noWrap/>
            <w:vAlign w:val="bottom"/>
            <w:hideMark/>
          </w:tcPr>
          <w:p w14:paraId="3E4B83BC" w14:textId="0199DBDB" w:rsidR="00211138" w:rsidRPr="001D0A9B" w:rsidRDefault="00211138" w:rsidP="00253403">
            <w:pPr>
              <w:pStyle w:val="table"/>
            </w:pPr>
            <w:r w:rsidRPr="001D0A9B">
              <w:rPr>
                <w:rFonts w:hint="eastAsia"/>
              </w:rPr>
              <w:t>-4.00</w:t>
            </w:r>
          </w:p>
        </w:tc>
      </w:tr>
    </w:tbl>
    <w:p w14:paraId="7DD7854E" w14:textId="6E1D2FCF" w:rsidR="0088391E" w:rsidRDefault="00822131" w:rsidP="000427C7">
      <w:pPr>
        <w:ind w:firstLine="511"/>
      </w:pPr>
      <w:r>
        <w:rPr>
          <w:rFonts w:hint="eastAsia"/>
        </w:rPr>
        <w:t>T</w:t>
      </w:r>
      <w:r>
        <w:t xml:space="preserve">able 19 shows the detail of DN in Huskies, which is calculated from </w:t>
      </w:r>
      <w:r w:rsidR="0067273D">
        <w:fldChar w:fldCharType="begin"/>
      </w:r>
      <w:r w:rsidR="0067273D">
        <w:instrText xml:space="preserve"> REF _Ref32718659 \h </w:instrText>
      </w:r>
      <w:r w:rsidR="0067273D">
        <w:fldChar w:fldCharType="separate"/>
      </w:r>
      <w:r w:rsidR="00C5312E">
        <w:t xml:space="preserve">Table </w:t>
      </w:r>
      <w:r w:rsidR="00C5312E">
        <w:rPr>
          <w:noProof/>
        </w:rPr>
        <w:t>9</w:t>
      </w:r>
      <w:r w:rsidR="00C5312E">
        <w:t xml:space="preserve"> : </w:t>
      </w:r>
      <w:r w:rsidR="00C5312E">
        <w:lastRenderedPageBreak/>
        <w:t>Huskies side data</w:t>
      </w:r>
      <w:r w:rsidR="0067273D">
        <w:fldChar w:fldCharType="end"/>
      </w:r>
      <w:r w:rsidR="0067273D">
        <w:t xml:space="preserve"> and </w:t>
      </w:r>
      <w:r w:rsidR="0067273D">
        <w:fldChar w:fldCharType="begin"/>
      </w:r>
      <w:r w:rsidR="0067273D">
        <w:instrText xml:space="preserve"> REF _Ref32717998 \h </w:instrText>
      </w:r>
      <w:r w:rsidR="0067273D">
        <w:fldChar w:fldCharType="separate"/>
      </w:r>
      <w:r w:rsidR="00C5312E">
        <w:t xml:space="preserve">Table </w:t>
      </w:r>
      <w:r w:rsidR="00C5312E">
        <w:rPr>
          <w:noProof/>
        </w:rPr>
        <w:t>10</w:t>
      </w:r>
      <w:r w:rsidR="00C5312E">
        <w:t xml:space="preserve"> </w:t>
      </w:r>
      <w:r w:rsidR="00C5312E">
        <w:rPr>
          <w:rFonts w:hint="eastAsia"/>
        </w:rPr>
        <w:t>:</w:t>
      </w:r>
      <w:r w:rsidR="00C5312E">
        <w:t xml:space="preserve"> Huskies same opponent data</w:t>
      </w:r>
      <w:r w:rsidR="0067273D">
        <w:fldChar w:fldCharType="end"/>
      </w:r>
      <w:r w:rsidR="0067273D">
        <w:t>.</w:t>
      </w:r>
    </w:p>
    <w:p w14:paraId="2EB7B66C" w14:textId="678B444E" w:rsidR="008576A0" w:rsidRDefault="008576A0" w:rsidP="00253403">
      <w:pPr>
        <w:pStyle w:val="table"/>
      </w:pPr>
      <w:r>
        <w:t xml:space="preserve">Table </w:t>
      </w:r>
      <w:r w:rsidR="00DE49B6">
        <w:rPr>
          <w:noProof/>
        </w:rPr>
        <w:fldChar w:fldCharType="begin"/>
      </w:r>
      <w:r w:rsidR="00DE49B6">
        <w:rPr>
          <w:noProof/>
        </w:rPr>
        <w:instrText xml:space="preserve"> SEQ Table \* ARABIC </w:instrText>
      </w:r>
      <w:r w:rsidR="00DE49B6">
        <w:rPr>
          <w:noProof/>
        </w:rPr>
        <w:fldChar w:fldCharType="separate"/>
      </w:r>
      <w:r w:rsidR="00C5312E">
        <w:rPr>
          <w:noProof/>
        </w:rPr>
        <w:t>20</w:t>
      </w:r>
      <w:r w:rsidR="00DE49B6">
        <w:rPr>
          <w:noProof/>
        </w:rPr>
        <w:fldChar w:fldCharType="end"/>
      </w:r>
      <w:r>
        <w:t xml:space="preserve"> : Huskies teamwork evaluation</w:t>
      </w:r>
    </w:p>
    <w:tbl>
      <w:tblPr>
        <w:tblW w:w="7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2065"/>
        <w:gridCol w:w="2065"/>
        <w:gridCol w:w="2066"/>
      </w:tblGrid>
      <w:tr w:rsidR="00C94E69" w:rsidRPr="00211138" w14:paraId="61FFF33C" w14:textId="77777777" w:rsidTr="00065596">
        <w:trPr>
          <w:trHeight w:val="288"/>
          <w:jc w:val="center"/>
        </w:trPr>
        <w:tc>
          <w:tcPr>
            <w:tcW w:w="1200" w:type="dxa"/>
            <w:shd w:val="clear" w:color="auto" w:fill="auto"/>
            <w:noWrap/>
            <w:vAlign w:val="center"/>
            <w:hideMark/>
          </w:tcPr>
          <w:p w14:paraId="08371F0B" w14:textId="77777777" w:rsidR="00C94E69" w:rsidRPr="00211138" w:rsidRDefault="00C94E69" w:rsidP="00253403">
            <w:pPr>
              <w:pStyle w:val="table"/>
            </w:pPr>
            <w:r w:rsidRPr="00211138">
              <w:t>Name</w:t>
            </w:r>
          </w:p>
        </w:tc>
        <w:tc>
          <w:tcPr>
            <w:tcW w:w="2065" w:type="dxa"/>
            <w:shd w:val="clear" w:color="auto" w:fill="auto"/>
            <w:noWrap/>
            <w:vAlign w:val="center"/>
            <w:hideMark/>
          </w:tcPr>
          <w:p w14:paraId="45AEAEAE" w14:textId="6BCB0895" w:rsidR="00C94E69" w:rsidRPr="00EC7410" w:rsidRDefault="00C94E69" w:rsidP="00253403">
            <w:pPr>
              <w:pStyle w:val="table"/>
            </w:pPr>
            <w:r w:rsidRPr="00EC7410">
              <w:rPr>
                <w:rFonts w:hint="eastAsia"/>
              </w:rPr>
              <w:t>SA</w:t>
            </w:r>
          </w:p>
        </w:tc>
        <w:tc>
          <w:tcPr>
            <w:tcW w:w="2065" w:type="dxa"/>
            <w:shd w:val="clear" w:color="auto" w:fill="auto"/>
            <w:noWrap/>
            <w:hideMark/>
          </w:tcPr>
          <w:p w14:paraId="59702034" w14:textId="532E1B67" w:rsidR="00C94E69" w:rsidRPr="00EC7410" w:rsidRDefault="00C94E69" w:rsidP="00253403">
            <w:pPr>
              <w:pStyle w:val="table"/>
            </w:pPr>
            <w:r w:rsidRPr="00EC7410">
              <w:rPr>
                <w:rFonts w:hint="eastAsia"/>
              </w:rPr>
              <w:t>C</w:t>
            </w:r>
            <w:r w:rsidRPr="00EC7410">
              <w:t>S</w:t>
            </w:r>
          </w:p>
        </w:tc>
        <w:tc>
          <w:tcPr>
            <w:tcW w:w="2066" w:type="dxa"/>
            <w:shd w:val="clear" w:color="auto" w:fill="FFFFFF" w:themeFill="background1"/>
            <w:noWrap/>
            <w:vAlign w:val="bottom"/>
            <w:hideMark/>
          </w:tcPr>
          <w:p w14:paraId="3D90404F" w14:textId="77777777" w:rsidR="00C94E69" w:rsidRPr="00EC7410" w:rsidRDefault="00C94E69" w:rsidP="00253403">
            <w:pPr>
              <w:pStyle w:val="table"/>
            </w:pPr>
            <w:r w:rsidRPr="00EC7410">
              <w:rPr>
                <w:rFonts w:hint="eastAsia"/>
              </w:rPr>
              <w:t>DN</w:t>
            </w:r>
          </w:p>
        </w:tc>
      </w:tr>
      <w:tr w:rsidR="00C94E69" w:rsidRPr="00211138" w14:paraId="42206565" w14:textId="77777777" w:rsidTr="00065596">
        <w:trPr>
          <w:trHeight w:val="288"/>
          <w:jc w:val="center"/>
        </w:trPr>
        <w:tc>
          <w:tcPr>
            <w:tcW w:w="1200" w:type="dxa"/>
            <w:shd w:val="clear" w:color="auto" w:fill="auto"/>
            <w:noWrap/>
            <w:vAlign w:val="center"/>
            <w:hideMark/>
          </w:tcPr>
          <w:p w14:paraId="33232B26" w14:textId="77777777" w:rsidR="00C94E69" w:rsidRPr="00211138" w:rsidRDefault="00C94E69" w:rsidP="00253403">
            <w:pPr>
              <w:pStyle w:val="table"/>
            </w:pPr>
            <w:r w:rsidRPr="00211138">
              <w:t>Huskies</w:t>
            </w:r>
          </w:p>
        </w:tc>
        <w:tc>
          <w:tcPr>
            <w:tcW w:w="2065" w:type="dxa"/>
            <w:shd w:val="clear" w:color="auto" w:fill="auto"/>
            <w:noWrap/>
            <w:vAlign w:val="center"/>
            <w:hideMark/>
          </w:tcPr>
          <w:p w14:paraId="673B2F4A" w14:textId="30B628DF" w:rsidR="00C94E69" w:rsidRPr="00EC7410" w:rsidRDefault="00C94E69" w:rsidP="00253403">
            <w:pPr>
              <w:pStyle w:val="table"/>
            </w:pPr>
            <w:r w:rsidRPr="00EC7410">
              <w:rPr>
                <w:rFonts w:hint="eastAsia"/>
              </w:rPr>
              <w:t xml:space="preserve">668.58 </w:t>
            </w:r>
          </w:p>
        </w:tc>
        <w:tc>
          <w:tcPr>
            <w:tcW w:w="2065" w:type="dxa"/>
            <w:shd w:val="clear" w:color="auto" w:fill="auto"/>
            <w:noWrap/>
            <w:hideMark/>
          </w:tcPr>
          <w:p w14:paraId="64920598" w14:textId="281E4D94" w:rsidR="00C94E69" w:rsidRPr="00EC7410" w:rsidRDefault="00C94E69" w:rsidP="00253403">
            <w:pPr>
              <w:pStyle w:val="table"/>
            </w:pPr>
            <w:r w:rsidRPr="00EC7410">
              <w:rPr>
                <w:rFonts w:hint="eastAsia"/>
              </w:rPr>
              <w:t>6</w:t>
            </w:r>
            <w:r w:rsidRPr="00EC7410">
              <w:t>3.39</w:t>
            </w:r>
          </w:p>
        </w:tc>
        <w:tc>
          <w:tcPr>
            <w:tcW w:w="2066" w:type="dxa"/>
            <w:shd w:val="clear" w:color="auto" w:fill="FFFFFF" w:themeFill="background1"/>
            <w:noWrap/>
            <w:vAlign w:val="bottom"/>
            <w:hideMark/>
          </w:tcPr>
          <w:p w14:paraId="50ED7EA5" w14:textId="77777777" w:rsidR="00C94E69" w:rsidRPr="00EC7410" w:rsidRDefault="00C94E69" w:rsidP="00253403">
            <w:pPr>
              <w:pStyle w:val="table"/>
            </w:pPr>
            <w:r w:rsidRPr="00EC7410">
              <w:rPr>
                <w:rFonts w:hint="eastAsia"/>
              </w:rPr>
              <w:t>-4.00</w:t>
            </w:r>
          </w:p>
        </w:tc>
      </w:tr>
    </w:tbl>
    <w:p w14:paraId="2BAF8968" w14:textId="19D1AAA0" w:rsidR="00C94E69" w:rsidRDefault="000D01DC" w:rsidP="000427C7">
      <w:pPr>
        <w:ind w:firstLine="511"/>
      </w:pPr>
      <w:r>
        <w:rPr>
          <w:rFonts w:hint="eastAsia"/>
        </w:rPr>
        <w:t>W</w:t>
      </w:r>
      <w:r>
        <w:t xml:space="preserve">e also </w:t>
      </w:r>
      <w:r w:rsidR="00031CC4">
        <w:t>use our model</w:t>
      </w:r>
      <w:r w:rsidR="00EB2F46">
        <w:t xml:space="preserve"> to evaluate the other 19</w:t>
      </w:r>
      <w:r w:rsidR="005F1B3B">
        <w:t xml:space="preserve"> teams</w:t>
      </w:r>
      <w:r w:rsidR="005F1B3B">
        <w:rPr>
          <w:rFonts w:hint="eastAsia"/>
        </w:rPr>
        <w:t>.</w:t>
      </w:r>
      <w:r w:rsidR="005F1B3B">
        <w:t xml:space="preserve"> T</w:t>
      </w:r>
      <w:r w:rsidR="00D14D45">
        <w:t>he rank of three aspects below:</w:t>
      </w:r>
    </w:p>
    <w:tbl>
      <w:tblPr>
        <w:tblW w:w="7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900"/>
        <w:gridCol w:w="1900"/>
        <w:gridCol w:w="1900"/>
      </w:tblGrid>
      <w:tr w:rsidR="00EB15B7" w:rsidRPr="00EC7410" w14:paraId="1D1284E5" w14:textId="77777777" w:rsidTr="00EA05D5">
        <w:trPr>
          <w:trHeight w:val="288"/>
          <w:jc w:val="center"/>
        </w:trPr>
        <w:tc>
          <w:tcPr>
            <w:tcW w:w="1696" w:type="dxa"/>
            <w:shd w:val="clear" w:color="auto" w:fill="auto"/>
            <w:noWrap/>
            <w:vAlign w:val="center"/>
            <w:hideMark/>
          </w:tcPr>
          <w:p w14:paraId="608577B6" w14:textId="77777777" w:rsidR="00EB15B7" w:rsidRPr="00211138" w:rsidRDefault="00EB15B7" w:rsidP="00253403">
            <w:pPr>
              <w:pStyle w:val="table"/>
            </w:pPr>
            <w:r w:rsidRPr="00211138">
              <w:t>Name</w:t>
            </w:r>
          </w:p>
        </w:tc>
        <w:tc>
          <w:tcPr>
            <w:tcW w:w="1900" w:type="dxa"/>
            <w:shd w:val="clear" w:color="auto" w:fill="auto"/>
            <w:noWrap/>
            <w:vAlign w:val="center"/>
            <w:hideMark/>
          </w:tcPr>
          <w:p w14:paraId="7B4E64D8" w14:textId="77777777" w:rsidR="00EB15B7" w:rsidRPr="00EC7410" w:rsidRDefault="00EB15B7" w:rsidP="00253403">
            <w:pPr>
              <w:pStyle w:val="table"/>
            </w:pPr>
            <w:r w:rsidRPr="00EC7410">
              <w:rPr>
                <w:rFonts w:hint="eastAsia"/>
              </w:rPr>
              <w:t>SA</w:t>
            </w:r>
          </w:p>
        </w:tc>
        <w:tc>
          <w:tcPr>
            <w:tcW w:w="1900" w:type="dxa"/>
            <w:shd w:val="clear" w:color="auto" w:fill="auto"/>
            <w:noWrap/>
            <w:hideMark/>
          </w:tcPr>
          <w:p w14:paraId="097FA99C" w14:textId="77777777" w:rsidR="00EB15B7" w:rsidRPr="00EC7410" w:rsidRDefault="00EB15B7" w:rsidP="00253403">
            <w:pPr>
              <w:pStyle w:val="table"/>
            </w:pPr>
            <w:r w:rsidRPr="00EC7410">
              <w:rPr>
                <w:rFonts w:hint="eastAsia"/>
              </w:rPr>
              <w:t>C</w:t>
            </w:r>
            <w:r w:rsidRPr="00EC7410">
              <w:t>S</w:t>
            </w:r>
          </w:p>
        </w:tc>
        <w:tc>
          <w:tcPr>
            <w:tcW w:w="1900" w:type="dxa"/>
            <w:shd w:val="clear" w:color="auto" w:fill="FFFFFF" w:themeFill="background1"/>
            <w:noWrap/>
            <w:vAlign w:val="bottom"/>
            <w:hideMark/>
          </w:tcPr>
          <w:p w14:paraId="019A71F5" w14:textId="77777777" w:rsidR="00EB15B7" w:rsidRPr="00EC7410" w:rsidRDefault="00EB15B7" w:rsidP="00253403">
            <w:pPr>
              <w:pStyle w:val="table"/>
            </w:pPr>
            <w:r w:rsidRPr="00EC7410">
              <w:rPr>
                <w:rFonts w:hint="eastAsia"/>
              </w:rPr>
              <w:t>DN</w:t>
            </w:r>
          </w:p>
        </w:tc>
      </w:tr>
      <w:tr w:rsidR="00EB15B7" w:rsidRPr="00EC7410" w14:paraId="6A72500C" w14:textId="77777777" w:rsidTr="00EA05D5">
        <w:trPr>
          <w:trHeight w:val="288"/>
          <w:jc w:val="center"/>
        </w:trPr>
        <w:tc>
          <w:tcPr>
            <w:tcW w:w="1696" w:type="dxa"/>
            <w:shd w:val="clear" w:color="auto" w:fill="auto"/>
            <w:noWrap/>
            <w:vAlign w:val="center"/>
            <w:hideMark/>
          </w:tcPr>
          <w:p w14:paraId="6A810434" w14:textId="12FCA8CD" w:rsidR="00EB15B7" w:rsidRPr="00211138" w:rsidRDefault="00EB15B7" w:rsidP="00253403">
            <w:pPr>
              <w:pStyle w:val="table"/>
            </w:pPr>
            <w:r w:rsidRPr="00211138">
              <w:t>Huskies</w:t>
            </w:r>
            <w:r w:rsidR="00EA05D5">
              <w:t xml:space="preserve">’ </w:t>
            </w:r>
            <w:r w:rsidR="00D53E79">
              <w:t>rank</w:t>
            </w:r>
          </w:p>
        </w:tc>
        <w:tc>
          <w:tcPr>
            <w:tcW w:w="1900" w:type="dxa"/>
            <w:shd w:val="clear" w:color="auto" w:fill="auto"/>
            <w:noWrap/>
            <w:vAlign w:val="center"/>
            <w:hideMark/>
          </w:tcPr>
          <w:p w14:paraId="728B4160" w14:textId="14DEBA90" w:rsidR="00EB15B7" w:rsidRPr="00EC7410" w:rsidRDefault="00E446B1" w:rsidP="00253403">
            <w:pPr>
              <w:pStyle w:val="table"/>
            </w:pPr>
            <w:r>
              <w:t>5</w:t>
            </w:r>
          </w:p>
        </w:tc>
        <w:tc>
          <w:tcPr>
            <w:tcW w:w="1900" w:type="dxa"/>
            <w:shd w:val="clear" w:color="auto" w:fill="auto"/>
            <w:noWrap/>
            <w:hideMark/>
          </w:tcPr>
          <w:p w14:paraId="6357F968" w14:textId="17EBB56C" w:rsidR="00EB15B7" w:rsidRPr="00EC7410" w:rsidRDefault="00E446B1" w:rsidP="00253403">
            <w:pPr>
              <w:pStyle w:val="table"/>
            </w:pPr>
            <w:r>
              <w:rPr>
                <w:rFonts w:hint="eastAsia"/>
              </w:rPr>
              <w:t>7</w:t>
            </w:r>
          </w:p>
        </w:tc>
        <w:tc>
          <w:tcPr>
            <w:tcW w:w="1900" w:type="dxa"/>
            <w:shd w:val="clear" w:color="auto" w:fill="FFFFFF" w:themeFill="background1"/>
            <w:noWrap/>
            <w:vAlign w:val="bottom"/>
            <w:hideMark/>
          </w:tcPr>
          <w:p w14:paraId="4107FC99" w14:textId="7E7B81CE" w:rsidR="00EB15B7" w:rsidRPr="00EC7410" w:rsidRDefault="00E446B1" w:rsidP="00253403">
            <w:pPr>
              <w:pStyle w:val="table"/>
            </w:pPr>
            <w:r>
              <w:t>12</w:t>
            </w:r>
          </w:p>
        </w:tc>
      </w:tr>
    </w:tbl>
    <w:p w14:paraId="74D07DE2" w14:textId="66E86FBE" w:rsidR="00F8218D" w:rsidRDefault="00F8218D" w:rsidP="000427C7">
      <w:pPr>
        <w:ind w:firstLine="511"/>
      </w:pPr>
      <w:r>
        <w:t>Among the three aspects, Huskies’ structural ability is ranked 5th, which is benefited from their outstanding players and crucial chains. Configurational aspects is equally excellent because of their active duel and attack. Unfortunately, their dynamical ability isn’t such good, for instance, they cannot change their strategies to fight against a team</w:t>
      </w:r>
      <w:ins w:id="363" w:author="向 佳雯" w:date="2020-02-17T22:43:00Z">
        <w:r w:rsidR="002D0884">
          <w:t xml:space="preserve"> </w:t>
        </w:r>
      </w:ins>
      <w:r w:rsidR="00EE513D">
        <w:t>which</w:t>
      </w:r>
      <w:r>
        <w:t xml:space="preserve"> they were defeated</w:t>
      </w:r>
      <w:ins w:id="364" w:author="向 佳雯" w:date="2020-02-17T22:43:00Z">
        <w:r w:rsidR="002D0884">
          <w:t xml:space="preserve"> by</w:t>
        </w:r>
      </w:ins>
      <w:r>
        <w:t xml:space="preserve"> and their mental ability aren’t such stable which led to poor win rate when fighting away from home. </w:t>
      </w:r>
      <w:commentRangeStart w:id="365"/>
      <w:commentRangeEnd w:id="365"/>
      <w:r w:rsidR="00E60B2E">
        <w:rPr>
          <w:rStyle w:val="aa"/>
        </w:rPr>
        <w:commentReference w:id="365"/>
      </w:r>
    </w:p>
    <w:p w14:paraId="7A98323D" w14:textId="77777777" w:rsidR="00BA3FCC" w:rsidRPr="006F3C46" w:rsidRDefault="00BA3FCC" w:rsidP="00363419">
      <w:pPr>
        <w:pStyle w:val="2"/>
        <w:spacing w:before="35"/>
      </w:pPr>
      <w:bookmarkStart w:id="366" w:name="_Toc32879670"/>
      <w:r w:rsidRPr="006F3C46">
        <w:t>Suggested Formation</w:t>
      </w:r>
      <w:bookmarkEnd w:id="366"/>
    </w:p>
    <w:p w14:paraId="3BCC4D2A" w14:textId="6CC862BA" w:rsidR="00BA3FCC" w:rsidRDefault="00BA3FCC" w:rsidP="00BA3FCC">
      <w:pPr>
        <w:ind w:firstLine="511"/>
        <w:rPr>
          <w:szCs w:val="24"/>
        </w:rPr>
      </w:pPr>
      <w:r>
        <w:rPr>
          <w:szCs w:val="24"/>
        </w:rPr>
        <w:t xml:space="preserve">We suggest the coach choose 4-4-2 formation. The suggested starting line-up players’ names are listed below and these 10 players share the top ten grades in our model. </w:t>
      </w:r>
    </w:p>
    <w:p w14:paraId="15A90A29" w14:textId="41BDB877" w:rsidR="006A6F1D" w:rsidRDefault="006A6F1D" w:rsidP="00253403">
      <w:pPr>
        <w:pStyle w:val="table"/>
      </w:pPr>
      <w:r>
        <w:t xml:space="preserve">Table </w:t>
      </w:r>
      <w:r>
        <w:fldChar w:fldCharType="begin"/>
      </w:r>
      <w:r>
        <w:instrText xml:space="preserve"> SEQ Table \* ARABIC </w:instrText>
      </w:r>
      <w:r>
        <w:fldChar w:fldCharType="separate"/>
      </w:r>
      <w:r w:rsidR="00C5312E">
        <w:rPr>
          <w:noProof/>
        </w:rPr>
        <w:t>21</w:t>
      </w:r>
      <w:r>
        <w:fldChar w:fldCharType="end"/>
      </w:r>
      <w:r>
        <w:t xml:space="preserve"> : Suggested formation members</w:t>
      </w:r>
    </w:p>
    <w:tbl>
      <w:tblPr>
        <w:tblW w:w="8400" w:type="dxa"/>
        <w:jc w:val="center"/>
        <w:tblLook w:val="04A0" w:firstRow="1" w:lastRow="0" w:firstColumn="1" w:lastColumn="0" w:noHBand="0" w:noVBand="1"/>
      </w:tblPr>
      <w:tblGrid>
        <w:gridCol w:w="1680"/>
        <w:gridCol w:w="1680"/>
        <w:gridCol w:w="1680"/>
        <w:gridCol w:w="1680"/>
        <w:gridCol w:w="1680"/>
      </w:tblGrid>
      <w:tr w:rsidR="00BA3FCC" w:rsidRPr="008D081A" w14:paraId="6F4FF835" w14:textId="77777777" w:rsidTr="00363419">
        <w:trPr>
          <w:trHeight w:val="308"/>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9199A" w14:textId="77777777" w:rsidR="00BA3FCC" w:rsidRPr="008D081A" w:rsidRDefault="00BA3FCC" w:rsidP="00253403">
            <w:pPr>
              <w:pStyle w:val="table"/>
            </w:pPr>
            <w:r w:rsidRPr="008D081A">
              <w:t>Huskies_M1</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0317FE84" w14:textId="77777777" w:rsidR="00BA3FCC" w:rsidRPr="008D081A" w:rsidRDefault="00BA3FCC" w:rsidP="00253403">
            <w:pPr>
              <w:pStyle w:val="table"/>
            </w:pPr>
            <w:r w:rsidRPr="008D081A">
              <w:t>Huskies_M3</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4A8BD210" w14:textId="77777777" w:rsidR="00BA3FCC" w:rsidRPr="008D081A" w:rsidRDefault="00BA3FCC" w:rsidP="00253403">
            <w:pPr>
              <w:pStyle w:val="table"/>
            </w:pPr>
            <w:r w:rsidRPr="008D081A">
              <w:t>Huskies_D1</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71068DEC" w14:textId="77777777" w:rsidR="00BA3FCC" w:rsidRPr="008D081A" w:rsidRDefault="00BA3FCC" w:rsidP="00253403">
            <w:pPr>
              <w:pStyle w:val="table"/>
            </w:pPr>
            <w:r w:rsidRPr="008D081A">
              <w:t>Huskies_F2</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237F8CF9" w14:textId="77777777" w:rsidR="00BA3FCC" w:rsidRPr="008D081A" w:rsidRDefault="00BA3FCC" w:rsidP="00253403">
            <w:pPr>
              <w:pStyle w:val="table"/>
            </w:pPr>
            <w:r w:rsidRPr="008D081A">
              <w:t>Huskies_D3</w:t>
            </w:r>
          </w:p>
        </w:tc>
      </w:tr>
      <w:tr w:rsidR="00BA3FCC" w:rsidRPr="008D081A" w14:paraId="12B46FAB" w14:textId="77777777" w:rsidTr="00363419">
        <w:trPr>
          <w:trHeight w:val="308"/>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69F1FB98" w14:textId="77777777" w:rsidR="00BA3FCC" w:rsidRPr="008D081A" w:rsidRDefault="00BA3FCC" w:rsidP="00253403">
            <w:pPr>
              <w:pStyle w:val="table"/>
            </w:pPr>
            <w:r w:rsidRPr="008D081A">
              <w:t>Huskies_D5</w:t>
            </w:r>
          </w:p>
        </w:tc>
        <w:tc>
          <w:tcPr>
            <w:tcW w:w="1680" w:type="dxa"/>
            <w:tcBorders>
              <w:top w:val="nil"/>
              <w:left w:val="nil"/>
              <w:bottom w:val="single" w:sz="4" w:space="0" w:color="auto"/>
              <w:right w:val="single" w:sz="4" w:space="0" w:color="auto"/>
            </w:tcBorders>
            <w:shd w:val="clear" w:color="auto" w:fill="auto"/>
            <w:noWrap/>
            <w:vAlign w:val="center"/>
            <w:hideMark/>
          </w:tcPr>
          <w:p w14:paraId="034DD741" w14:textId="77777777" w:rsidR="00BA3FCC" w:rsidRPr="008D081A" w:rsidRDefault="00BA3FCC" w:rsidP="00253403">
            <w:pPr>
              <w:pStyle w:val="table"/>
            </w:pPr>
            <w:r w:rsidRPr="008D081A">
              <w:t>Huskies_D2</w:t>
            </w:r>
          </w:p>
        </w:tc>
        <w:tc>
          <w:tcPr>
            <w:tcW w:w="1680" w:type="dxa"/>
            <w:tcBorders>
              <w:top w:val="nil"/>
              <w:left w:val="nil"/>
              <w:bottom w:val="single" w:sz="4" w:space="0" w:color="auto"/>
              <w:right w:val="single" w:sz="4" w:space="0" w:color="auto"/>
            </w:tcBorders>
            <w:shd w:val="clear" w:color="auto" w:fill="auto"/>
            <w:noWrap/>
            <w:vAlign w:val="center"/>
            <w:hideMark/>
          </w:tcPr>
          <w:p w14:paraId="5C4794B4" w14:textId="77777777" w:rsidR="00BA3FCC" w:rsidRPr="008D081A" w:rsidRDefault="00BA3FCC" w:rsidP="00253403">
            <w:pPr>
              <w:pStyle w:val="table"/>
            </w:pPr>
            <w:r w:rsidRPr="008D081A">
              <w:t>Huskies_M6</w:t>
            </w:r>
          </w:p>
        </w:tc>
        <w:tc>
          <w:tcPr>
            <w:tcW w:w="1680" w:type="dxa"/>
            <w:tcBorders>
              <w:top w:val="nil"/>
              <w:left w:val="nil"/>
              <w:bottom w:val="single" w:sz="4" w:space="0" w:color="auto"/>
              <w:right w:val="single" w:sz="4" w:space="0" w:color="auto"/>
            </w:tcBorders>
            <w:shd w:val="clear" w:color="auto" w:fill="auto"/>
            <w:noWrap/>
            <w:vAlign w:val="center"/>
            <w:hideMark/>
          </w:tcPr>
          <w:p w14:paraId="4120B128" w14:textId="77777777" w:rsidR="00BA3FCC" w:rsidRPr="008D081A" w:rsidRDefault="00BA3FCC" w:rsidP="00253403">
            <w:pPr>
              <w:pStyle w:val="table"/>
            </w:pPr>
            <w:r w:rsidRPr="008D081A">
              <w:t>Huskies_F1</w:t>
            </w:r>
          </w:p>
        </w:tc>
        <w:tc>
          <w:tcPr>
            <w:tcW w:w="1680" w:type="dxa"/>
            <w:tcBorders>
              <w:top w:val="nil"/>
              <w:left w:val="nil"/>
              <w:bottom w:val="single" w:sz="4" w:space="0" w:color="auto"/>
              <w:right w:val="single" w:sz="4" w:space="0" w:color="auto"/>
            </w:tcBorders>
            <w:shd w:val="clear" w:color="auto" w:fill="auto"/>
            <w:noWrap/>
            <w:vAlign w:val="center"/>
            <w:hideMark/>
          </w:tcPr>
          <w:p w14:paraId="1E392E5D" w14:textId="77777777" w:rsidR="00BA3FCC" w:rsidRPr="008D081A" w:rsidRDefault="00BA3FCC" w:rsidP="00253403">
            <w:pPr>
              <w:pStyle w:val="table"/>
            </w:pPr>
            <w:r w:rsidRPr="008D081A">
              <w:t>Huskies_M4</w:t>
            </w:r>
          </w:p>
        </w:tc>
      </w:tr>
    </w:tbl>
    <w:p w14:paraId="2F2CAA58" w14:textId="77777777" w:rsidR="00BA3FCC" w:rsidRDefault="00BA3FCC" w:rsidP="00BA3FCC">
      <w:pPr>
        <w:ind w:firstLine="511"/>
        <w:rPr>
          <w:szCs w:val="24"/>
        </w:rPr>
      </w:pPr>
      <w:r>
        <w:rPr>
          <w:szCs w:val="24"/>
        </w:rPr>
        <w:t xml:space="preserve">If these players could play at the position they are familiar with, they will have a better performance. The suggested starting line-up is shown below: </w:t>
      </w:r>
    </w:p>
    <w:p w14:paraId="3797EFB5" w14:textId="35FEB042" w:rsidR="00482385" w:rsidRDefault="00482385" w:rsidP="00253403">
      <w:pPr>
        <w:pStyle w:val="table"/>
      </w:pPr>
      <w:r>
        <w:t xml:space="preserve">Figure </w:t>
      </w:r>
      <w:r>
        <w:fldChar w:fldCharType="begin"/>
      </w:r>
      <w:r>
        <w:instrText xml:space="preserve"> SEQ Figure \* ARABIC </w:instrText>
      </w:r>
      <w:r>
        <w:fldChar w:fldCharType="separate"/>
      </w:r>
      <w:r w:rsidR="00C5312E">
        <w:rPr>
          <w:noProof/>
        </w:rPr>
        <w:t>6</w:t>
      </w:r>
      <w:r>
        <w:fldChar w:fldCharType="end"/>
      </w:r>
      <w:r>
        <w:t xml:space="preserve"> </w:t>
      </w:r>
      <w:r>
        <w:rPr>
          <w:rFonts w:hint="eastAsia"/>
        </w:rPr>
        <w:t>:</w:t>
      </w:r>
      <w:r>
        <w:t xml:space="preserve"> Suggested formation line-up</w:t>
      </w:r>
    </w:p>
    <w:p w14:paraId="77567901" w14:textId="7BA6A43F" w:rsidR="0007171B" w:rsidRDefault="009735CB" w:rsidP="00482385">
      <w:pPr>
        <w:ind w:firstLine="511"/>
        <w:jc w:val="center"/>
        <w:rPr>
          <w:szCs w:val="24"/>
        </w:rPr>
      </w:pPr>
      <w:r w:rsidRPr="009735CB">
        <w:rPr>
          <w:noProof/>
          <w:szCs w:val="24"/>
        </w:rPr>
        <w:drawing>
          <wp:inline distT="0" distB="0" distL="0" distR="0" wp14:anchorId="73062199" wp14:editId="2DA059ED">
            <wp:extent cx="4254500" cy="2813050"/>
            <wp:effectExtent l="0" t="0" r="0" b="6350"/>
            <wp:docPr id="5" name="图片 5" descr="C:\Users\HASEE\Desktop\Suggest_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EE\Desktop\Suggest_form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813050"/>
                    </a:xfrm>
                    <a:prstGeom prst="rect">
                      <a:avLst/>
                    </a:prstGeom>
                    <a:noFill/>
                    <a:ln>
                      <a:noFill/>
                    </a:ln>
                  </pic:spPr>
                </pic:pic>
              </a:graphicData>
            </a:graphic>
          </wp:inline>
        </w:drawing>
      </w:r>
    </w:p>
    <w:p w14:paraId="29C9FE8A" w14:textId="75105859" w:rsidR="00BA3FCC" w:rsidRDefault="00BA3FCC" w:rsidP="00BA3FCC">
      <w:pPr>
        <w:ind w:firstLine="511"/>
        <w:rPr>
          <w:szCs w:val="24"/>
        </w:rPr>
      </w:pPr>
      <w:r>
        <w:rPr>
          <w:rFonts w:hint="eastAsia"/>
          <w:szCs w:val="24"/>
        </w:rPr>
        <w:t>W</w:t>
      </w:r>
      <w:r w:rsidR="00CF5D2C">
        <w:rPr>
          <w:szCs w:val="24"/>
        </w:rPr>
        <w:t>e also evaluate</w:t>
      </w:r>
      <w:r>
        <w:rPr>
          <w:szCs w:val="24"/>
        </w:rPr>
        <w:t xml:space="preserve"> this formation with our model and the statistics are listed below. The score is higher than any other formations. </w:t>
      </w:r>
    </w:p>
    <w:p w14:paraId="455D7D93" w14:textId="1AC4DB07" w:rsidR="006A6F1D" w:rsidRDefault="006A6F1D" w:rsidP="00253403">
      <w:pPr>
        <w:pStyle w:val="table"/>
      </w:pPr>
      <w:r>
        <w:t xml:space="preserve">Table </w:t>
      </w:r>
      <w:r>
        <w:fldChar w:fldCharType="begin"/>
      </w:r>
      <w:r>
        <w:instrText xml:space="preserve"> SEQ Table \* ARABIC </w:instrText>
      </w:r>
      <w:r>
        <w:fldChar w:fldCharType="separate"/>
      </w:r>
      <w:r w:rsidR="00C5312E">
        <w:rPr>
          <w:noProof/>
        </w:rPr>
        <w:t>22</w:t>
      </w:r>
      <w:r>
        <w:fldChar w:fldCharType="end"/>
      </w:r>
      <w:r>
        <w:t xml:space="preserve"> : Formation evaluation</w:t>
      </w:r>
    </w:p>
    <w:tbl>
      <w:tblPr>
        <w:tblW w:w="5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680"/>
        <w:gridCol w:w="1680"/>
      </w:tblGrid>
      <w:tr w:rsidR="00BA3FCC" w:rsidRPr="00F147B2" w14:paraId="121624EA" w14:textId="77777777" w:rsidTr="00246346">
        <w:trPr>
          <w:trHeight w:val="278"/>
          <w:jc w:val="center"/>
        </w:trPr>
        <w:tc>
          <w:tcPr>
            <w:tcW w:w="1680" w:type="dxa"/>
            <w:shd w:val="clear" w:color="auto" w:fill="auto"/>
            <w:noWrap/>
            <w:vAlign w:val="bottom"/>
            <w:hideMark/>
          </w:tcPr>
          <w:p w14:paraId="4536AEBA" w14:textId="77777777" w:rsidR="00BA3FCC" w:rsidRPr="00F147B2" w:rsidRDefault="00BA3FCC" w:rsidP="00253403">
            <w:pPr>
              <w:pStyle w:val="table"/>
            </w:pPr>
            <w:r w:rsidRPr="00F147B2">
              <w:t>SA</w:t>
            </w:r>
          </w:p>
        </w:tc>
        <w:tc>
          <w:tcPr>
            <w:tcW w:w="1680" w:type="dxa"/>
            <w:shd w:val="clear" w:color="auto" w:fill="auto"/>
            <w:noWrap/>
            <w:vAlign w:val="bottom"/>
            <w:hideMark/>
          </w:tcPr>
          <w:p w14:paraId="5DD9F10E" w14:textId="77777777" w:rsidR="00BA3FCC" w:rsidRPr="00F147B2" w:rsidRDefault="00BA3FCC" w:rsidP="00253403">
            <w:pPr>
              <w:pStyle w:val="table"/>
            </w:pPr>
            <w:r w:rsidRPr="00F147B2">
              <w:t>CS</w:t>
            </w:r>
          </w:p>
        </w:tc>
        <w:tc>
          <w:tcPr>
            <w:tcW w:w="1680" w:type="dxa"/>
            <w:shd w:val="clear" w:color="auto" w:fill="auto"/>
            <w:noWrap/>
            <w:vAlign w:val="bottom"/>
            <w:hideMark/>
          </w:tcPr>
          <w:p w14:paraId="0D019DFA" w14:textId="77777777" w:rsidR="00BA3FCC" w:rsidRPr="00F147B2" w:rsidRDefault="00BA3FCC" w:rsidP="00253403">
            <w:pPr>
              <w:pStyle w:val="table"/>
            </w:pPr>
            <w:r w:rsidRPr="00F147B2">
              <w:t>DN</w:t>
            </w:r>
          </w:p>
        </w:tc>
      </w:tr>
      <w:tr w:rsidR="00BA3FCC" w:rsidRPr="00F147B2" w14:paraId="09F91CD9" w14:textId="77777777" w:rsidTr="00246346">
        <w:trPr>
          <w:trHeight w:val="278"/>
          <w:jc w:val="center"/>
        </w:trPr>
        <w:tc>
          <w:tcPr>
            <w:tcW w:w="1680" w:type="dxa"/>
            <w:shd w:val="clear" w:color="auto" w:fill="auto"/>
            <w:noWrap/>
            <w:vAlign w:val="bottom"/>
            <w:hideMark/>
          </w:tcPr>
          <w:p w14:paraId="7692D51C" w14:textId="77777777" w:rsidR="00BA3FCC" w:rsidRPr="00F147B2" w:rsidRDefault="00BA3FCC" w:rsidP="00253403">
            <w:pPr>
              <w:pStyle w:val="table"/>
            </w:pPr>
            <w:r w:rsidRPr="00F147B2">
              <w:t>679.82</w:t>
            </w:r>
          </w:p>
        </w:tc>
        <w:tc>
          <w:tcPr>
            <w:tcW w:w="1680" w:type="dxa"/>
            <w:shd w:val="clear" w:color="auto" w:fill="auto"/>
            <w:noWrap/>
            <w:vAlign w:val="bottom"/>
            <w:hideMark/>
          </w:tcPr>
          <w:p w14:paraId="7A068489" w14:textId="77777777" w:rsidR="00BA3FCC" w:rsidRPr="00F147B2" w:rsidRDefault="00BA3FCC" w:rsidP="00253403">
            <w:pPr>
              <w:pStyle w:val="table"/>
            </w:pPr>
            <w:r w:rsidRPr="00F147B2">
              <w:t>893.73</w:t>
            </w:r>
          </w:p>
        </w:tc>
        <w:tc>
          <w:tcPr>
            <w:tcW w:w="1680" w:type="dxa"/>
            <w:shd w:val="clear" w:color="auto" w:fill="auto"/>
            <w:noWrap/>
            <w:vAlign w:val="bottom"/>
            <w:hideMark/>
          </w:tcPr>
          <w:p w14:paraId="6717753A" w14:textId="085F2F7C" w:rsidR="00BA3FCC" w:rsidRPr="00F147B2" w:rsidRDefault="00482385" w:rsidP="00253403">
            <w:pPr>
              <w:pStyle w:val="table"/>
            </w:pPr>
            <w:r>
              <w:t>-1</w:t>
            </w:r>
          </w:p>
        </w:tc>
      </w:tr>
    </w:tbl>
    <w:p w14:paraId="34D45E17" w14:textId="77777777" w:rsidR="00BA3FCC" w:rsidRDefault="00BA3FCC" w:rsidP="00BA3FCC">
      <w:pPr>
        <w:ind w:firstLine="511"/>
        <w:rPr>
          <w:szCs w:val="24"/>
        </w:rPr>
      </w:pPr>
      <w:r>
        <w:rPr>
          <w:rFonts w:hint="eastAsia"/>
          <w:szCs w:val="24"/>
        </w:rPr>
        <w:lastRenderedPageBreak/>
        <w:t>A</w:t>
      </w:r>
      <w:r>
        <w:rPr>
          <w:szCs w:val="24"/>
        </w:rPr>
        <w:t xml:space="preserve">s for substitute line-up, the top players should be considered first. The suggested players to substitute are listed below: </w:t>
      </w:r>
    </w:p>
    <w:p w14:paraId="3752F748" w14:textId="5E807BB5" w:rsidR="006A6F1D" w:rsidRDefault="006A6F1D" w:rsidP="00253403">
      <w:pPr>
        <w:pStyle w:val="table"/>
      </w:pPr>
      <w:r>
        <w:t xml:space="preserve">Table </w:t>
      </w:r>
      <w:r>
        <w:fldChar w:fldCharType="begin"/>
      </w:r>
      <w:r>
        <w:instrText xml:space="preserve"> SEQ Table \* ARABIC </w:instrText>
      </w:r>
      <w:r>
        <w:fldChar w:fldCharType="separate"/>
      </w:r>
      <w:r w:rsidR="00C5312E">
        <w:rPr>
          <w:noProof/>
        </w:rPr>
        <w:t>23</w:t>
      </w:r>
      <w:r>
        <w:fldChar w:fldCharType="end"/>
      </w:r>
      <w:r>
        <w:t xml:space="preserve"> : Suggested substitutes</w:t>
      </w:r>
    </w:p>
    <w:tbl>
      <w:tblPr>
        <w:tblW w:w="5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3"/>
        <w:gridCol w:w="1920"/>
        <w:gridCol w:w="1798"/>
      </w:tblGrid>
      <w:tr w:rsidR="00BA3FCC" w:rsidRPr="00D45DD9" w14:paraId="29502892" w14:textId="77777777" w:rsidTr="006A6F1D">
        <w:trPr>
          <w:trHeight w:val="278"/>
          <w:jc w:val="center"/>
        </w:trPr>
        <w:tc>
          <w:tcPr>
            <w:tcW w:w="1773" w:type="dxa"/>
            <w:shd w:val="clear" w:color="auto" w:fill="auto"/>
            <w:noWrap/>
            <w:vAlign w:val="bottom"/>
            <w:hideMark/>
          </w:tcPr>
          <w:p w14:paraId="522A671B" w14:textId="77777777" w:rsidR="00BA3FCC" w:rsidRPr="00D45DD9" w:rsidRDefault="00BA3FCC" w:rsidP="00253403">
            <w:pPr>
              <w:pStyle w:val="table"/>
            </w:pPr>
            <w:r w:rsidRPr="00D45DD9">
              <w:t>Defenders</w:t>
            </w:r>
          </w:p>
        </w:tc>
        <w:tc>
          <w:tcPr>
            <w:tcW w:w="1920" w:type="dxa"/>
            <w:shd w:val="clear" w:color="auto" w:fill="auto"/>
            <w:noWrap/>
            <w:vAlign w:val="bottom"/>
            <w:hideMark/>
          </w:tcPr>
          <w:p w14:paraId="3FC24CFA" w14:textId="77777777" w:rsidR="00BA3FCC" w:rsidRPr="00D45DD9" w:rsidRDefault="00BA3FCC" w:rsidP="00253403">
            <w:pPr>
              <w:pStyle w:val="table"/>
            </w:pPr>
            <w:r w:rsidRPr="00D45DD9">
              <w:t>Midfielders</w:t>
            </w:r>
          </w:p>
        </w:tc>
        <w:tc>
          <w:tcPr>
            <w:tcW w:w="1798" w:type="dxa"/>
            <w:shd w:val="clear" w:color="auto" w:fill="auto"/>
            <w:noWrap/>
            <w:vAlign w:val="bottom"/>
            <w:hideMark/>
          </w:tcPr>
          <w:p w14:paraId="1C0FE851" w14:textId="77777777" w:rsidR="00BA3FCC" w:rsidRPr="00D45DD9" w:rsidRDefault="00BA3FCC" w:rsidP="00253403">
            <w:pPr>
              <w:pStyle w:val="table"/>
            </w:pPr>
            <w:r w:rsidRPr="00D45DD9">
              <w:t>Forwarders</w:t>
            </w:r>
          </w:p>
        </w:tc>
      </w:tr>
      <w:tr w:rsidR="00BA3FCC" w:rsidRPr="00D45DD9" w14:paraId="669917E4" w14:textId="77777777" w:rsidTr="006A6F1D">
        <w:trPr>
          <w:trHeight w:val="278"/>
          <w:jc w:val="center"/>
        </w:trPr>
        <w:tc>
          <w:tcPr>
            <w:tcW w:w="1773" w:type="dxa"/>
            <w:shd w:val="clear" w:color="auto" w:fill="auto"/>
            <w:noWrap/>
            <w:vAlign w:val="center"/>
            <w:hideMark/>
          </w:tcPr>
          <w:p w14:paraId="033124E9" w14:textId="77777777" w:rsidR="00BA3FCC" w:rsidRPr="00D45DD9" w:rsidRDefault="00BA3FCC" w:rsidP="00253403">
            <w:pPr>
              <w:pStyle w:val="table"/>
            </w:pPr>
            <w:r w:rsidRPr="00D45DD9">
              <w:t>Huskies_D4</w:t>
            </w:r>
          </w:p>
        </w:tc>
        <w:tc>
          <w:tcPr>
            <w:tcW w:w="1920" w:type="dxa"/>
            <w:shd w:val="clear" w:color="auto" w:fill="auto"/>
            <w:noWrap/>
            <w:vAlign w:val="center"/>
            <w:hideMark/>
          </w:tcPr>
          <w:p w14:paraId="0F61B725" w14:textId="77777777" w:rsidR="00BA3FCC" w:rsidRPr="00D45DD9" w:rsidRDefault="00BA3FCC" w:rsidP="00253403">
            <w:pPr>
              <w:pStyle w:val="table"/>
            </w:pPr>
            <w:r w:rsidRPr="00D45DD9">
              <w:t>Huskies_M12</w:t>
            </w:r>
          </w:p>
        </w:tc>
        <w:tc>
          <w:tcPr>
            <w:tcW w:w="1798" w:type="dxa"/>
            <w:shd w:val="clear" w:color="auto" w:fill="auto"/>
            <w:noWrap/>
            <w:vAlign w:val="center"/>
            <w:hideMark/>
          </w:tcPr>
          <w:p w14:paraId="32BBB846" w14:textId="77777777" w:rsidR="00BA3FCC" w:rsidRPr="00D45DD9" w:rsidRDefault="00BA3FCC" w:rsidP="00253403">
            <w:pPr>
              <w:pStyle w:val="table"/>
            </w:pPr>
            <w:r w:rsidRPr="00D45DD9">
              <w:t>Huskies_F6</w:t>
            </w:r>
          </w:p>
        </w:tc>
      </w:tr>
      <w:tr w:rsidR="00BA3FCC" w:rsidRPr="00D45DD9" w14:paraId="74822DE6" w14:textId="77777777" w:rsidTr="006A6F1D">
        <w:trPr>
          <w:trHeight w:val="278"/>
          <w:jc w:val="center"/>
        </w:trPr>
        <w:tc>
          <w:tcPr>
            <w:tcW w:w="1773" w:type="dxa"/>
            <w:shd w:val="clear" w:color="auto" w:fill="auto"/>
            <w:noWrap/>
            <w:vAlign w:val="center"/>
            <w:hideMark/>
          </w:tcPr>
          <w:p w14:paraId="1A366417" w14:textId="77777777" w:rsidR="00BA3FCC" w:rsidRPr="00D45DD9" w:rsidRDefault="00BA3FCC" w:rsidP="00253403">
            <w:pPr>
              <w:pStyle w:val="table"/>
            </w:pPr>
            <w:r w:rsidRPr="00D45DD9">
              <w:t>Huskies_D7</w:t>
            </w:r>
          </w:p>
        </w:tc>
        <w:tc>
          <w:tcPr>
            <w:tcW w:w="1920" w:type="dxa"/>
            <w:shd w:val="clear" w:color="auto" w:fill="auto"/>
            <w:noWrap/>
            <w:vAlign w:val="center"/>
            <w:hideMark/>
          </w:tcPr>
          <w:p w14:paraId="33AA8D2A" w14:textId="77777777" w:rsidR="00BA3FCC" w:rsidRPr="00D45DD9" w:rsidRDefault="00BA3FCC" w:rsidP="00253403">
            <w:pPr>
              <w:pStyle w:val="table"/>
            </w:pPr>
            <w:r w:rsidRPr="00D45DD9">
              <w:t>Huskies_M9</w:t>
            </w:r>
          </w:p>
        </w:tc>
        <w:tc>
          <w:tcPr>
            <w:tcW w:w="1798" w:type="dxa"/>
            <w:shd w:val="clear" w:color="auto" w:fill="auto"/>
            <w:noWrap/>
            <w:vAlign w:val="center"/>
            <w:hideMark/>
          </w:tcPr>
          <w:p w14:paraId="30F650B0" w14:textId="77777777" w:rsidR="00BA3FCC" w:rsidRPr="00D45DD9" w:rsidRDefault="00BA3FCC" w:rsidP="00253403">
            <w:pPr>
              <w:pStyle w:val="table"/>
            </w:pPr>
            <w:r w:rsidRPr="00D45DD9">
              <w:t>Huskies_F4</w:t>
            </w:r>
          </w:p>
        </w:tc>
      </w:tr>
      <w:tr w:rsidR="00BA3FCC" w:rsidRPr="00D45DD9" w14:paraId="299579AE" w14:textId="77777777" w:rsidTr="006A6F1D">
        <w:trPr>
          <w:trHeight w:val="278"/>
          <w:jc w:val="center"/>
        </w:trPr>
        <w:tc>
          <w:tcPr>
            <w:tcW w:w="1773" w:type="dxa"/>
            <w:shd w:val="clear" w:color="auto" w:fill="auto"/>
            <w:noWrap/>
            <w:vAlign w:val="center"/>
            <w:hideMark/>
          </w:tcPr>
          <w:p w14:paraId="4127D913" w14:textId="77777777" w:rsidR="00BA3FCC" w:rsidRPr="00D45DD9" w:rsidRDefault="00BA3FCC" w:rsidP="00253403">
            <w:pPr>
              <w:pStyle w:val="table"/>
            </w:pPr>
            <w:r w:rsidRPr="00D45DD9">
              <w:t>Huskies_D6</w:t>
            </w:r>
          </w:p>
        </w:tc>
        <w:tc>
          <w:tcPr>
            <w:tcW w:w="1920" w:type="dxa"/>
            <w:shd w:val="clear" w:color="auto" w:fill="auto"/>
            <w:noWrap/>
            <w:vAlign w:val="center"/>
            <w:hideMark/>
          </w:tcPr>
          <w:p w14:paraId="30BF85F2" w14:textId="77777777" w:rsidR="00BA3FCC" w:rsidRPr="00D45DD9" w:rsidRDefault="00BA3FCC" w:rsidP="00253403">
            <w:pPr>
              <w:pStyle w:val="table"/>
            </w:pPr>
            <w:r w:rsidRPr="00D45DD9">
              <w:t>Huskies_M8</w:t>
            </w:r>
          </w:p>
        </w:tc>
        <w:tc>
          <w:tcPr>
            <w:tcW w:w="1798" w:type="dxa"/>
            <w:shd w:val="clear" w:color="auto" w:fill="auto"/>
            <w:noWrap/>
            <w:vAlign w:val="center"/>
            <w:hideMark/>
          </w:tcPr>
          <w:p w14:paraId="3E8258CD" w14:textId="77777777" w:rsidR="00BA3FCC" w:rsidRPr="00D45DD9" w:rsidRDefault="00BA3FCC" w:rsidP="00253403">
            <w:pPr>
              <w:pStyle w:val="table"/>
            </w:pPr>
            <w:r w:rsidRPr="00D45DD9">
              <w:t>Huskies_F5</w:t>
            </w:r>
          </w:p>
        </w:tc>
      </w:tr>
    </w:tbl>
    <w:p w14:paraId="6669CD71" w14:textId="4C26CE32" w:rsidR="00BA3FCC" w:rsidRPr="006F3C46" w:rsidRDefault="00CF5D2C" w:rsidP="00BA3FCC">
      <w:pPr>
        <w:ind w:firstLine="511"/>
        <w:rPr>
          <w:szCs w:val="24"/>
        </w:rPr>
      </w:pPr>
      <w:r w:rsidRPr="00CF5D2C">
        <w:rPr>
          <w:szCs w:val="24"/>
        </w:rPr>
        <w:t xml:space="preserve">We choose this formation not only because the formation shares a high winning rate, but also the top 10 players (the only goalkeeper appeared in data is ignored) are also in the name list with many dyadic and triadic configurations and crucial chains. As </w:t>
      </w:r>
      <w:r w:rsidR="004746C1">
        <w:rPr>
          <w:szCs w:val="24"/>
        </w:rPr>
        <w:fldChar w:fldCharType="begin"/>
      </w:r>
      <w:r w:rsidR="004746C1">
        <w:rPr>
          <w:szCs w:val="24"/>
        </w:rPr>
        <w:instrText xml:space="preserve"> REF _Ref32727023 \h </w:instrText>
      </w:r>
      <w:r w:rsidR="004746C1">
        <w:rPr>
          <w:szCs w:val="24"/>
        </w:rPr>
      </w:r>
      <w:r w:rsidR="004746C1">
        <w:rPr>
          <w:szCs w:val="24"/>
        </w:rPr>
        <w:fldChar w:fldCharType="separate"/>
      </w:r>
      <w:r w:rsidR="00C5312E">
        <w:t xml:space="preserve">Table </w:t>
      </w:r>
      <w:r w:rsidR="00C5312E">
        <w:rPr>
          <w:noProof/>
        </w:rPr>
        <w:t>4</w:t>
      </w:r>
      <w:r w:rsidR="00C5312E">
        <w:t xml:space="preserve"> : Top ten dyadic of Huskies</w:t>
      </w:r>
      <w:r w:rsidR="004746C1">
        <w:rPr>
          <w:szCs w:val="24"/>
        </w:rPr>
        <w:fldChar w:fldCharType="end"/>
      </w:r>
      <w:r w:rsidR="004746C1">
        <w:rPr>
          <w:szCs w:val="24"/>
        </w:rPr>
        <w:t xml:space="preserve"> </w:t>
      </w:r>
      <w:r w:rsidRPr="00CF5D2C">
        <w:rPr>
          <w:szCs w:val="24"/>
        </w:rPr>
        <w:t xml:space="preserve">and </w:t>
      </w:r>
      <w:r w:rsidR="006E0D55">
        <w:rPr>
          <w:szCs w:val="24"/>
        </w:rPr>
        <w:fldChar w:fldCharType="begin"/>
      </w:r>
      <w:r w:rsidR="006E0D55">
        <w:rPr>
          <w:szCs w:val="24"/>
        </w:rPr>
        <w:instrText xml:space="preserve"> REF _Ref32727026 \h </w:instrText>
      </w:r>
      <w:r w:rsidR="006E0D55">
        <w:rPr>
          <w:szCs w:val="24"/>
        </w:rPr>
      </w:r>
      <w:r w:rsidR="006E0D55">
        <w:rPr>
          <w:szCs w:val="24"/>
        </w:rPr>
        <w:fldChar w:fldCharType="separate"/>
      </w:r>
      <w:r w:rsidR="00C5312E">
        <w:t xml:space="preserve">Table </w:t>
      </w:r>
      <w:r w:rsidR="00C5312E">
        <w:rPr>
          <w:noProof/>
        </w:rPr>
        <w:t>5</w:t>
      </w:r>
      <w:r w:rsidR="00C5312E">
        <w:t xml:space="preserve"> : Top ten of Huskies triadic group</w:t>
      </w:r>
      <w:r w:rsidR="006E0D55">
        <w:rPr>
          <w:szCs w:val="24"/>
        </w:rPr>
        <w:fldChar w:fldCharType="end"/>
      </w:r>
      <w:r w:rsidRPr="00CF5D2C">
        <w:rPr>
          <w:szCs w:val="24"/>
        </w:rPr>
        <w:t xml:space="preserve"> show, the top three dyadic configurations and the top ten triadic groups are all in this formation. Among all the formations, this formation share the highest score and we sincerely suggest the coach to choose these players and train them to win more matches in the future.</w:t>
      </w:r>
      <w:r w:rsidR="00BA3FCC">
        <w:rPr>
          <w:szCs w:val="24"/>
        </w:rPr>
        <w:t xml:space="preserve"> </w:t>
      </w:r>
    </w:p>
    <w:p w14:paraId="5488EF69" w14:textId="603AA148" w:rsidR="003A2C9A" w:rsidRDefault="002238B1" w:rsidP="000427C7">
      <w:pPr>
        <w:pStyle w:val="2"/>
        <w:spacing w:before="35"/>
      </w:pPr>
      <w:bookmarkStart w:id="367" w:name="_Toc32879671"/>
      <w:r>
        <w:t>Advice</w:t>
      </w:r>
      <w:r w:rsidR="009F67D5">
        <w:t xml:space="preserve"> </w:t>
      </w:r>
      <w:r w:rsidR="00A30B4C">
        <w:t>t</w:t>
      </w:r>
      <w:r w:rsidR="009F67D5">
        <w:t>o Coach</w:t>
      </w:r>
      <w:r w:rsidR="004E5186">
        <w:t>es</w:t>
      </w:r>
      <w:bookmarkEnd w:id="367"/>
    </w:p>
    <w:p w14:paraId="4DBDC926" w14:textId="487D71C8" w:rsidR="008545B4" w:rsidRDefault="00BF40BF" w:rsidP="000427C7">
      <w:pPr>
        <w:ind w:firstLine="511"/>
      </w:pPr>
      <w:r>
        <w:t>Firstly, we recommend</w:t>
      </w:r>
      <w:r w:rsidR="00B47BA3">
        <w:t xml:space="preserve"> that </w:t>
      </w:r>
      <w:r w:rsidR="00493669">
        <w:t xml:space="preserve">it is important to </w:t>
      </w:r>
      <w:r w:rsidR="00F8218D">
        <w:t>maintain their outstanding players, such as F2</w:t>
      </w:r>
      <w:r w:rsidR="007B37C2">
        <w:t xml:space="preserve"> who stands at the top of </w:t>
      </w:r>
      <w:r w:rsidR="00744F0D">
        <w:fldChar w:fldCharType="begin"/>
      </w:r>
      <w:r w:rsidR="00744F0D">
        <w:instrText xml:space="preserve"> REF _Ref32761941 \h </w:instrText>
      </w:r>
      <w:r w:rsidR="00744F0D">
        <w:fldChar w:fldCharType="separate"/>
      </w:r>
      <w:r w:rsidR="00C5312E">
        <w:t xml:space="preserve">Table </w:t>
      </w:r>
      <w:r w:rsidR="00C5312E">
        <w:rPr>
          <w:noProof/>
        </w:rPr>
        <w:t>15</w:t>
      </w:r>
      <w:r w:rsidR="00C5312E">
        <w:t xml:space="preserve"> : Crucial player</w:t>
      </w:r>
      <w:r w:rsidR="00744F0D">
        <w:fldChar w:fldCharType="end"/>
      </w:r>
      <w:r w:rsidR="00F8218D">
        <w:t>, to keep their personal ability</w:t>
      </w:r>
      <w:r w:rsidR="004B3DC7">
        <w:t>, because this kind of crucial player not only contribute</w:t>
      </w:r>
      <w:r w:rsidR="001E01CF">
        <w:t>s</w:t>
      </w:r>
      <w:r w:rsidR="004B3DC7">
        <w:t xml:space="preserve"> to the PFA</w:t>
      </w:r>
      <w:r w:rsidR="001E01CF">
        <w:t>,</w:t>
      </w:r>
      <w:r w:rsidR="004B3DC7">
        <w:t xml:space="preserve"> </w:t>
      </w:r>
      <w:r w:rsidR="001E01CF">
        <w:t>but also contributes to PTA and PCA</w:t>
      </w:r>
      <w:r w:rsidR="00F8218D">
        <w:t>.</w:t>
      </w:r>
      <w:r w:rsidR="00D25240">
        <w:t xml:space="preserve"> In conclus</w:t>
      </w:r>
      <w:r w:rsidR="00FC1895">
        <w:t>ion, their abi</w:t>
      </w:r>
      <w:r w:rsidR="00D25240">
        <w:t xml:space="preserve">lity matters more than other </w:t>
      </w:r>
      <w:r w:rsidR="00C15D58">
        <w:t xml:space="preserve">common </w:t>
      </w:r>
      <w:r w:rsidR="00D25240">
        <w:t>players</w:t>
      </w:r>
      <w:r w:rsidR="00B10C78">
        <w:t>.</w:t>
      </w:r>
      <w:r w:rsidR="00505DA6">
        <w:t xml:space="preserve"> </w:t>
      </w:r>
      <w:r w:rsidR="002F34CA">
        <w:t xml:space="preserve">In </w:t>
      </w:r>
      <w:r w:rsidR="00C44D89">
        <w:t>this</w:t>
      </w:r>
      <w:r w:rsidR="002F34CA">
        <w:t xml:space="preserve"> case</w:t>
      </w:r>
      <w:r w:rsidR="00C44D89">
        <w:t>, we eagerly suggest the coaches could done things following:</w:t>
      </w:r>
    </w:p>
    <w:p w14:paraId="13BE5FFF" w14:textId="2526A238" w:rsidR="00C44D89" w:rsidRPr="00EF35C2" w:rsidRDefault="00A43BA0" w:rsidP="000427C7">
      <w:pPr>
        <w:ind w:firstLine="511"/>
      </w:pPr>
      <w:r w:rsidRPr="002D18D6">
        <w:t>1</w:t>
      </w:r>
      <w:r w:rsidR="006A52F7" w:rsidRPr="002D18D6">
        <w:t>.</w:t>
      </w:r>
      <w:r w:rsidRPr="002D18D6">
        <w:t xml:space="preserve"> </w:t>
      </w:r>
      <w:r w:rsidR="00604F66" w:rsidRPr="00EF35C2">
        <w:t>Prevent star players from being poached, especially Huskies_F2, Huskies_F1 and Huskies_M</w:t>
      </w:r>
      <w:r w:rsidR="00296C68" w:rsidRPr="00EF35C2">
        <w:t>6.</w:t>
      </w:r>
    </w:p>
    <w:p w14:paraId="3CB5F348" w14:textId="00DEDCFF" w:rsidR="00B8286E" w:rsidRPr="00EF35C2" w:rsidRDefault="00B8286E" w:rsidP="000427C7">
      <w:pPr>
        <w:ind w:firstLine="511"/>
      </w:pPr>
      <w:r w:rsidRPr="00EF35C2">
        <w:t>2</w:t>
      </w:r>
      <w:r w:rsidR="00625191" w:rsidRPr="00EF35C2">
        <w:t>.</w:t>
      </w:r>
      <w:r w:rsidRPr="00EF35C2">
        <w:t xml:space="preserve"> </w:t>
      </w:r>
      <w:r w:rsidR="00990CD6" w:rsidRPr="00EF35C2">
        <w:t xml:space="preserve">Buy a capable midfielder. </w:t>
      </w:r>
      <w:r w:rsidR="00115345" w:rsidRPr="00EF35C2">
        <w:t xml:space="preserve">Because there is only one crucial midfielder, </w:t>
      </w:r>
      <w:r w:rsidR="0012465D" w:rsidRPr="00EF35C2">
        <w:t>Huskies_M6. We believe one more</w:t>
      </w:r>
      <w:r w:rsidR="005257AB" w:rsidRPr="00EF35C2">
        <w:t xml:space="preserve"> good</w:t>
      </w:r>
      <w:r w:rsidR="0012465D" w:rsidRPr="00EF35C2">
        <w:t xml:space="preserve"> midfielder </w:t>
      </w:r>
      <w:r w:rsidR="00BD5EC8" w:rsidRPr="00EF35C2">
        <w:t>could create more chance to</w:t>
      </w:r>
      <w:r w:rsidR="00420746" w:rsidRPr="00EF35C2">
        <w:t xml:space="preserve"> </w:t>
      </w:r>
      <w:r w:rsidR="001C53D2" w:rsidRPr="00EF35C2">
        <w:t>efficient</w:t>
      </w:r>
      <w:r w:rsidR="00BD5EC8" w:rsidRPr="00EF35C2">
        <w:t xml:space="preserve"> attack</w:t>
      </w:r>
      <w:r w:rsidR="0012465D" w:rsidRPr="00EF35C2">
        <w:t>.</w:t>
      </w:r>
    </w:p>
    <w:p w14:paraId="1C2C5012" w14:textId="00D0DD4F" w:rsidR="002B37A9" w:rsidRPr="00EF35C2" w:rsidRDefault="002B37A9" w:rsidP="000427C7">
      <w:pPr>
        <w:ind w:firstLine="511"/>
      </w:pPr>
      <w:r w:rsidRPr="00EF35C2">
        <w:t>3</w:t>
      </w:r>
      <w:r w:rsidR="00625191" w:rsidRPr="00EF35C2">
        <w:t>.</w:t>
      </w:r>
      <w:r w:rsidR="003257CF" w:rsidRPr="00EF35C2">
        <w:t xml:space="preserve"> </w:t>
      </w:r>
      <w:r w:rsidR="008D7461" w:rsidRPr="00EF35C2">
        <w:t>Train the ability to duel</w:t>
      </w:r>
      <w:r w:rsidR="00ED079E" w:rsidRPr="00EF35C2">
        <w:t xml:space="preserve"> for the midfielder</w:t>
      </w:r>
      <w:r w:rsidR="0027315F" w:rsidRPr="00EF35C2">
        <w:t>s</w:t>
      </w:r>
      <w:r w:rsidR="008D7461" w:rsidRPr="00EF35C2">
        <w:t>.</w:t>
      </w:r>
      <w:r w:rsidR="0027315F" w:rsidRPr="00EF35C2">
        <w:t xml:space="preserve"> </w:t>
      </w:r>
      <w:r w:rsidR="00C17E57" w:rsidRPr="00EF35C2">
        <w:t>From crucial chains, we see that</w:t>
      </w:r>
      <w:r w:rsidR="001C53D2" w:rsidRPr="00EF35C2">
        <w:t xml:space="preserve"> few</w:t>
      </w:r>
      <w:r w:rsidR="00C17E57" w:rsidRPr="00EF35C2">
        <w:t xml:space="preserve"> </w:t>
      </w:r>
      <w:r w:rsidR="001C53D2" w:rsidRPr="00EF35C2">
        <w:t>attacks starts at the middle of field.</w:t>
      </w:r>
      <w:r w:rsidR="007417F7" w:rsidRPr="00EF35C2">
        <w:t xml:space="preserve"> </w:t>
      </w:r>
    </w:p>
    <w:p w14:paraId="608FDF3C" w14:textId="684C194A" w:rsidR="00A31D47" w:rsidRDefault="00F8218D" w:rsidP="000427C7">
      <w:pPr>
        <w:ind w:firstLine="511"/>
      </w:pPr>
      <w:r>
        <w:t xml:space="preserve">Then, </w:t>
      </w:r>
      <w:r w:rsidR="00415360">
        <w:t>we think it s</w:t>
      </w:r>
      <w:r>
        <w:t xml:space="preserve">hould </w:t>
      </w:r>
      <w:r w:rsidR="007668D4">
        <w:t xml:space="preserve">be helpful to </w:t>
      </w:r>
      <w:r>
        <w:t xml:space="preserve">use more familiar team formation instead of using various formations. </w:t>
      </w:r>
      <w:r w:rsidR="00624516">
        <w:t>Because from</w:t>
      </w:r>
      <w:r w:rsidR="00D262EC">
        <w:t xml:space="preserve"> </w:t>
      </w:r>
      <w:r w:rsidR="00853A94">
        <w:fldChar w:fldCharType="begin"/>
      </w:r>
      <w:r w:rsidR="00853A94">
        <w:instrText xml:space="preserve"> REF _Ref32727267 \h </w:instrText>
      </w:r>
      <w:r w:rsidR="00853A94">
        <w:fldChar w:fldCharType="separate"/>
      </w:r>
      <w:r w:rsidR="00C5312E">
        <w:t xml:space="preserve">Table </w:t>
      </w:r>
      <w:r w:rsidR="00C5312E">
        <w:rPr>
          <w:noProof/>
        </w:rPr>
        <w:t>8</w:t>
      </w:r>
      <w:r w:rsidR="00C5312E">
        <w:t xml:space="preserve"> : Huskies team formation</w:t>
      </w:r>
      <w:r w:rsidR="00853A94">
        <w:fldChar w:fldCharType="end"/>
      </w:r>
      <w:r w:rsidR="00D262EC">
        <w:t xml:space="preserve"> and</w:t>
      </w:r>
      <w:r w:rsidR="00624516">
        <w:t xml:space="preserve"> </w:t>
      </w:r>
      <w:r w:rsidR="00D262EC">
        <w:fldChar w:fldCharType="begin"/>
      </w:r>
      <w:r w:rsidR="00D262EC">
        <w:instrText xml:space="preserve"> REF _Ref32761768 \h </w:instrText>
      </w:r>
      <w:r w:rsidR="00D262EC">
        <w:fldChar w:fldCharType="separate"/>
      </w:r>
      <w:r w:rsidR="00C5312E">
        <w:t xml:space="preserve">Table </w:t>
      </w:r>
      <w:r w:rsidR="00C5312E">
        <w:rPr>
          <w:noProof/>
        </w:rPr>
        <w:t>17</w:t>
      </w:r>
      <w:r w:rsidR="00C5312E">
        <w:t xml:space="preserve"> : Formation data for AS</w:t>
      </w:r>
      <w:r w:rsidR="00D262EC">
        <w:fldChar w:fldCharType="end"/>
      </w:r>
      <w:r w:rsidR="00853A94">
        <w:t xml:space="preserve">, we </w:t>
      </w:r>
      <w:r w:rsidR="007947EA">
        <w:t xml:space="preserve">find out that the </w:t>
      </w:r>
      <w:r w:rsidR="0031795F">
        <w:t xml:space="preserve">more times a formation is used, the </w:t>
      </w:r>
      <w:r w:rsidR="007552DF">
        <w:t xml:space="preserve">higher </w:t>
      </w:r>
      <w:r w:rsidR="00C8699F">
        <w:t>ratio of wining is</w:t>
      </w:r>
      <w:commentRangeStart w:id="368"/>
      <w:r w:rsidR="000F42F3">
        <w:t>.</w:t>
      </w:r>
      <w:r w:rsidR="00C8699F">
        <w:t xml:space="preserve"> </w:t>
      </w:r>
      <w:r w:rsidR="0066396C">
        <w:rPr>
          <w:rFonts w:hint="eastAsia"/>
        </w:rPr>
        <w:t>B</w:t>
      </w:r>
      <w:r w:rsidR="0085721B" w:rsidRPr="0085721B">
        <w:rPr>
          <w:rFonts w:hint="eastAsia"/>
        </w:rPr>
        <w:t>esides</w:t>
      </w:r>
      <w:r w:rsidR="0066396C">
        <w:rPr>
          <w:rFonts w:hint="eastAsia"/>
        </w:rPr>
        <w:t>,</w:t>
      </w:r>
      <w:r w:rsidR="0066396C">
        <w:t xml:space="preserve"> </w:t>
      </w:r>
      <w:r w:rsidR="0085721B" w:rsidRPr="0085721B">
        <w:rPr>
          <w:rFonts w:hint="eastAsia"/>
        </w:rPr>
        <w:t xml:space="preserve">the sum of personal </w:t>
      </w:r>
      <w:r w:rsidR="0066396C" w:rsidRPr="0085721B">
        <w:t>ability</w:t>
      </w:r>
      <w:r w:rsidR="0066396C">
        <w:t xml:space="preserve"> score</w:t>
      </w:r>
      <w:r w:rsidR="0085721B" w:rsidRPr="0085721B">
        <w:rPr>
          <w:rFonts w:hint="eastAsia"/>
        </w:rPr>
        <w:t xml:space="preserve"> of this formation is also high</w:t>
      </w:r>
      <w:r w:rsidR="0085721B">
        <w:rPr>
          <w:rFonts w:hint="eastAsia"/>
        </w:rPr>
        <w:t>er</w:t>
      </w:r>
      <w:r w:rsidR="0030546B">
        <w:t>.</w:t>
      </w:r>
      <w:commentRangeEnd w:id="368"/>
      <w:r w:rsidR="0085721B">
        <w:rPr>
          <w:rStyle w:val="aa"/>
        </w:rPr>
        <w:commentReference w:id="368"/>
      </w:r>
      <w:r w:rsidR="00670E68">
        <w:t xml:space="preserve"> For example, </w:t>
      </w:r>
      <w:r w:rsidR="0093264A">
        <w:t>4/4/</w:t>
      </w:r>
      <w:r w:rsidR="001615EA">
        <w:t xml:space="preserve">2 </w:t>
      </w:r>
      <w:r w:rsidR="0093264A">
        <w:t xml:space="preserve">formation is the most used one and having the highest win rate and </w:t>
      </w:r>
      <w:r w:rsidR="001615EA">
        <w:t>the best formation ability.</w:t>
      </w:r>
      <w:r w:rsidR="00274722">
        <w:t xml:space="preserve"> To </w:t>
      </w:r>
      <w:r w:rsidR="00625191">
        <w:t>achieve this goal, we suggest</w:t>
      </w:r>
      <w:r w:rsidR="00205385">
        <w:t>:</w:t>
      </w:r>
    </w:p>
    <w:p w14:paraId="40B621EA" w14:textId="68297123" w:rsidR="00205385" w:rsidRDefault="00625191" w:rsidP="000427C7">
      <w:pPr>
        <w:ind w:firstLine="511"/>
      </w:pPr>
      <w:r>
        <w:t>4.</w:t>
      </w:r>
      <w:r w:rsidR="00E31CA3">
        <w:t xml:space="preserve"> </w:t>
      </w:r>
      <w:r w:rsidR="002D18D6">
        <w:t>Train the players more</w:t>
      </w:r>
      <w:r w:rsidR="00B77211">
        <w:t xml:space="preserve"> times</w:t>
      </w:r>
      <w:r w:rsidR="002D18D6">
        <w:t xml:space="preserve"> when less-used formation</w:t>
      </w:r>
      <w:r w:rsidR="00915DDC">
        <w:t xml:space="preserve"> is going to be used.</w:t>
      </w:r>
    </w:p>
    <w:p w14:paraId="5D2349DA" w14:textId="2FE509F4" w:rsidR="00D11504" w:rsidRDefault="00A65E44" w:rsidP="000427C7">
      <w:pPr>
        <w:ind w:firstLine="511"/>
      </w:pPr>
      <w:r>
        <w:rPr>
          <w:rFonts w:hint="eastAsia"/>
        </w:rPr>
        <w:t>5</w:t>
      </w:r>
      <w:r>
        <w:t xml:space="preserve">. </w:t>
      </w:r>
      <w:r w:rsidR="00CE55F8">
        <w:t xml:space="preserve">Be </w:t>
      </w:r>
      <w:r w:rsidR="00C76AA2">
        <w:t xml:space="preserve">careful when changing formation. Do more research on the </w:t>
      </w:r>
      <w:r w:rsidR="00807F27">
        <w:t>opponent’s</w:t>
      </w:r>
      <w:r w:rsidR="00C76AA2">
        <w:t xml:space="preserve"> strategies and </w:t>
      </w:r>
      <w:r w:rsidR="00E14332">
        <w:t>choose formation accordingly.</w:t>
      </w:r>
      <w:r w:rsidR="00E82776">
        <w:t xml:space="preserve"> </w:t>
      </w:r>
      <w:r w:rsidR="00BD160F" w:rsidRPr="00BD160F">
        <w:t>Request experts when necessary</w:t>
      </w:r>
      <w:r w:rsidR="006852EE">
        <w:t>.</w:t>
      </w:r>
    </w:p>
    <w:p w14:paraId="04DC0EF5" w14:textId="4F0E71CE" w:rsidR="00A306D7" w:rsidRDefault="00532F7D" w:rsidP="000427C7">
      <w:pPr>
        <w:ind w:firstLine="511"/>
      </w:pPr>
      <w:r>
        <w:rPr>
          <w:rFonts w:hint="eastAsia"/>
        </w:rPr>
        <w:t>W</w:t>
      </w:r>
      <w:r w:rsidR="00460A70">
        <w:t>e also notice how</w:t>
      </w:r>
      <w:r>
        <w:t xml:space="preserve"> </w:t>
      </w:r>
      <w:r w:rsidR="00460A70">
        <w:t xml:space="preserve">structural tactics influence the evaluation. </w:t>
      </w:r>
      <w:r w:rsidR="006403A1">
        <w:t>W</w:t>
      </w:r>
      <w:r w:rsidR="00EE2325">
        <w:t xml:space="preserve">hen </w:t>
      </w:r>
      <w:r w:rsidR="006403A1">
        <w:t xml:space="preserve">a tactics is performed, we expect it be efficient. </w:t>
      </w:r>
      <w:r w:rsidR="00CB6CC1">
        <w:t xml:space="preserve">For example, Count Attack is more </w:t>
      </w:r>
      <w:r w:rsidR="00A856B4">
        <w:t>likely to have a shot than Pass Short.</w:t>
      </w:r>
      <w:r w:rsidR="00C40C8C">
        <w:t xml:space="preserve"> </w:t>
      </w:r>
      <w:r w:rsidR="008A1513">
        <w:t xml:space="preserve">In our opinion, both tactics should be </w:t>
      </w:r>
      <w:r w:rsidR="002F1F93">
        <w:t>improved</w:t>
      </w:r>
      <w:r w:rsidR="008A1513">
        <w:t xml:space="preserve"> but</w:t>
      </w:r>
      <w:r w:rsidR="005E36E5">
        <w:t xml:space="preserve"> in </w:t>
      </w:r>
      <w:r w:rsidR="008A1513">
        <w:t xml:space="preserve">different </w:t>
      </w:r>
      <w:r w:rsidR="005E36E5">
        <w:t>aspects</w:t>
      </w:r>
      <w:r w:rsidR="008A1513">
        <w:t>.</w:t>
      </w:r>
      <w:r w:rsidR="002F1F93">
        <w:t xml:space="preserve"> Besides, efficient ta</w:t>
      </w:r>
      <w:r w:rsidR="00807F20">
        <w:t>ctics should also be introduced:</w:t>
      </w:r>
    </w:p>
    <w:p w14:paraId="5EAC7740" w14:textId="235781D3" w:rsidR="00790877" w:rsidRPr="00DE0B12" w:rsidRDefault="0044190C" w:rsidP="000427C7">
      <w:pPr>
        <w:ind w:firstLine="511"/>
      </w:pPr>
      <w:r>
        <w:t>6.</w:t>
      </w:r>
      <w:r w:rsidR="001D3C65">
        <w:t xml:space="preserve"> </w:t>
      </w:r>
      <w:r w:rsidR="005522FF">
        <w:t>M</w:t>
      </w:r>
      <w:r w:rsidR="000461D3">
        <w:t>ake Count Attack have more chance to perform.</w:t>
      </w:r>
      <w:r w:rsidR="00B3439C">
        <w:t xml:space="preserve"> </w:t>
      </w:r>
      <w:r w:rsidR="00C053B5">
        <w:t xml:space="preserve">For example, </w:t>
      </w:r>
      <w:r w:rsidR="004F4758">
        <w:t xml:space="preserve">try to </w:t>
      </w:r>
      <w:r w:rsidR="00362F29">
        <w:t xml:space="preserve">improve </w:t>
      </w:r>
      <w:r w:rsidR="00362F29">
        <w:lastRenderedPageBreak/>
        <w:t>the midfielder’s ability to duel</w:t>
      </w:r>
      <w:r w:rsidR="001929DA">
        <w:t>.</w:t>
      </w:r>
      <w:r w:rsidR="00CA2725">
        <w:t xml:space="preserve"> O</w:t>
      </w:r>
      <w:r w:rsidR="008B5F0E">
        <w:t>nce midfielders</w:t>
      </w:r>
      <w:r w:rsidR="00362F29">
        <w:t xml:space="preserve"> get the ball, </w:t>
      </w:r>
      <w:r w:rsidR="00A768DE">
        <w:t xml:space="preserve">the Count Attack </w:t>
      </w:r>
      <w:r w:rsidR="008B5F0E">
        <w:t>should also be performed</w:t>
      </w:r>
      <w:r w:rsidR="00B747CF">
        <w:t xml:space="preserve"> quickly and </w:t>
      </w:r>
      <w:r w:rsidR="00B80459">
        <w:t>efficiently</w:t>
      </w:r>
      <w:r w:rsidR="008B5F0E">
        <w:t>.</w:t>
      </w:r>
      <w:r w:rsidR="00DE0B12">
        <w:t xml:space="preserve"> It would be more deadly when starting Counter A</w:t>
      </w:r>
      <w:r w:rsidR="00620268">
        <w:t>ttack strategy in middle field</w:t>
      </w:r>
      <w:r w:rsidR="00B44809">
        <w:t xml:space="preserve"> because of closer to opponent’s gate</w:t>
      </w:r>
      <w:r w:rsidR="00620268">
        <w:t>.</w:t>
      </w:r>
    </w:p>
    <w:p w14:paraId="33BE0C7B" w14:textId="686CCCB6" w:rsidR="00B0489F" w:rsidRDefault="00B904DF" w:rsidP="000427C7">
      <w:pPr>
        <w:ind w:firstLine="511"/>
      </w:pPr>
      <w:r>
        <w:t xml:space="preserve">7. Make </w:t>
      </w:r>
      <w:r w:rsidR="000F3893">
        <w:t xml:space="preserve">Short Pass have more </w:t>
      </w:r>
      <w:r w:rsidR="00B86E0F">
        <w:t>chance to sh</w:t>
      </w:r>
      <w:r w:rsidR="005F1EAA">
        <w:t>o</w:t>
      </w:r>
      <w:r w:rsidR="00B86E0F">
        <w:t xml:space="preserve">ot. </w:t>
      </w:r>
      <w:commentRangeStart w:id="369"/>
      <w:r w:rsidR="00B80459">
        <w:t>Train the forward passing while be duel</w:t>
      </w:r>
      <w:r w:rsidR="00561549">
        <w:rPr>
          <w:rFonts w:hint="eastAsia"/>
        </w:rPr>
        <w:t>ed</w:t>
      </w:r>
      <w:r w:rsidR="00160E62">
        <w:t xml:space="preserve"> more</w:t>
      </w:r>
      <w:commentRangeEnd w:id="369"/>
      <w:r w:rsidR="0085721B">
        <w:rPr>
          <w:rStyle w:val="aa"/>
        </w:rPr>
        <w:commentReference w:id="369"/>
      </w:r>
      <w:r w:rsidR="00B80459">
        <w:t>.</w:t>
      </w:r>
      <w:r w:rsidR="00160E62">
        <w:t xml:space="preserve"> Arrange more </w:t>
      </w:r>
      <w:r w:rsidR="001147EB">
        <w:t>midfielders join the Short Pass strategy.</w:t>
      </w:r>
    </w:p>
    <w:p w14:paraId="18BE6B7E" w14:textId="296633D2" w:rsidR="007A7598" w:rsidRDefault="007A7598" w:rsidP="000427C7">
      <w:pPr>
        <w:ind w:firstLine="511"/>
      </w:pPr>
      <w:r>
        <w:t xml:space="preserve">8. </w:t>
      </w:r>
      <w:r w:rsidR="00F75B20">
        <w:t xml:space="preserve">Introduce new efficient tactics. </w:t>
      </w:r>
      <w:r w:rsidR="002244B8">
        <w:t>Ask experts for recomm</w:t>
      </w:r>
      <w:r w:rsidR="00DE49B6">
        <w:t>en</w:t>
      </w:r>
      <w:r w:rsidR="002244B8">
        <w:t>dation.</w:t>
      </w:r>
    </w:p>
    <w:p w14:paraId="4DFEF9EC" w14:textId="354E9C20" w:rsidR="00A67C57" w:rsidRDefault="00F8218D" w:rsidP="000427C7">
      <w:pPr>
        <w:ind w:firstLine="511"/>
      </w:pPr>
      <w:r>
        <w:t xml:space="preserve">At last, </w:t>
      </w:r>
      <w:r w:rsidR="00F6272A">
        <w:t xml:space="preserve">it is hard for the team to control their mentality, which </w:t>
      </w:r>
      <w:r w:rsidR="009B4474">
        <w:t>becomes</w:t>
      </w:r>
      <w:r w:rsidR="00F6272A">
        <w:t xml:space="preserve"> a big weak point.</w:t>
      </w:r>
      <w:r w:rsidR="009A2DB2">
        <w:t xml:space="preserve"> Team </w:t>
      </w:r>
      <w:r w:rsidR="00367107">
        <w:t>cannot</w:t>
      </w:r>
      <w:r w:rsidR="009A2DB2">
        <w:t xml:space="preserve"> reach the average </w:t>
      </w:r>
      <w:r w:rsidR="00CF5BDC">
        <w:t xml:space="preserve">mentality </w:t>
      </w:r>
      <w:r w:rsidR="00CF5BDC">
        <w:rPr>
          <w:rFonts w:hint="eastAsia"/>
        </w:rPr>
        <w:t>control</w:t>
      </w:r>
      <w:r w:rsidR="00CF5BDC">
        <w:t xml:space="preserve"> </w:t>
      </w:r>
      <w:r w:rsidR="009A2DB2">
        <w:t>level of the league</w:t>
      </w:r>
      <w:r w:rsidR="008F4F3B">
        <w:t xml:space="preserve"> teams</w:t>
      </w:r>
      <w:r w:rsidR="009A2DB2">
        <w:t>.</w:t>
      </w:r>
      <w:r w:rsidR="00F6272A">
        <w:t xml:space="preserve"> </w:t>
      </w:r>
      <w:r w:rsidR="003657B9">
        <w:t>T</w:t>
      </w:r>
      <w:r>
        <w:t>hey should obtain stable nerves to prevent them from mood swings, then earn more winning records away.</w:t>
      </w:r>
      <w:r w:rsidR="00CD087C">
        <w:t xml:space="preserve"> </w:t>
      </w:r>
      <w:r w:rsidR="0044009C">
        <w:t>To overcome this weak point:</w:t>
      </w:r>
    </w:p>
    <w:p w14:paraId="1AF8B749" w14:textId="4238E895" w:rsidR="0044009C" w:rsidRPr="00862EE1" w:rsidRDefault="007A2F5A" w:rsidP="000427C7">
      <w:pPr>
        <w:ind w:firstLine="511"/>
      </w:pPr>
      <w:r>
        <w:t>9.</w:t>
      </w:r>
      <w:r w:rsidR="00EE070A">
        <w:t xml:space="preserve"> </w:t>
      </w:r>
      <w:r w:rsidR="006A7A6C">
        <w:t xml:space="preserve">Ask </w:t>
      </w:r>
      <w:r w:rsidR="001F3CD4">
        <w:t xml:space="preserve">phycologist for help, </w:t>
      </w:r>
      <w:r w:rsidR="0008233F">
        <w:t>especially</w:t>
      </w:r>
      <w:r w:rsidR="001F3CD4">
        <w:t xml:space="preserve"> in how to </w:t>
      </w:r>
      <w:r w:rsidR="00696FA3">
        <w:t xml:space="preserve">improve the confidence and </w:t>
      </w:r>
      <w:r w:rsidR="00C16A66">
        <w:t>unite of the team.</w:t>
      </w:r>
      <w:r w:rsidR="00862EE1">
        <w:t xml:space="preserve"> </w:t>
      </w:r>
      <w:r w:rsidR="00862EE1" w:rsidRPr="00862EE1">
        <w:t xml:space="preserve">Hire a </w:t>
      </w:r>
      <w:r w:rsidR="00E02A82" w:rsidRPr="00862EE1">
        <w:t>psychological</w:t>
      </w:r>
      <w:r w:rsidR="00862EE1" w:rsidRPr="00862EE1">
        <w:t xml:space="preserve"> consultant to strengthen the team's </w:t>
      </w:r>
      <w:r w:rsidR="00E02A82" w:rsidRPr="00862EE1">
        <w:t>mentality</w:t>
      </w:r>
      <w:r w:rsidR="00862EE1" w:rsidRPr="00862EE1">
        <w:t xml:space="preserve">, in order to make the team set a higher winning rate when </w:t>
      </w:r>
      <w:r w:rsidR="00AF208A">
        <w:t xml:space="preserve">playing </w:t>
      </w:r>
      <w:r w:rsidR="00862EE1" w:rsidRPr="00862EE1">
        <w:t>away from home.</w:t>
      </w:r>
    </w:p>
    <w:p w14:paraId="346DF1BF" w14:textId="6A5DB029" w:rsidR="005C69FC" w:rsidRDefault="005C69FC" w:rsidP="000427C7">
      <w:pPr>
        <w:ind w:firstLine="511"/>
      </w:pPr>
      <w:r>
        <w:t xml:space="preserve">10. </w:t>
      </w:r>
      <w:r w:rsidR="002071C8" w:rsidRPr="002071C8">
        <w:t>Make the players more familiar with their opponent's field by adaptive training in advanc</w:t>
      </w:r>
      <w:r w:rsidR="00A943FC">
        <w:t>e. It is also helpful</w:t>
      </w:r>
      <w:r w:rsidR="00763284">
        <w:t xml:space="preserve"> </w:t>
      </w:r>
      <w:r w:rsidR="00A943FC">
        <w:t>that encouraging</w:t>
      </w:r>
      <w:r w:rsidR="00763284">
        <w:t xml:space="preserve"> fans going to the away field to </w:t>
      </w:r>
      <w:r w:rsidR="00ED11DE">
        <w:t>accompany with team.</w:t>
      </w:r>
    </w:p>
    <w:p w14:paraId="3322F902" w14:textId="538E6B16" w:rsidR="00CD0380" w:rsidRDefault="00CD0380" w:rsidP="000427C7">
      <w:pPr>
        <w:ind w:firstLine="511"/>
      </w:pPr>
      <w:r>
        <w:t xml:space="preserve">11. </w:t>
      </w:r>
      <w:r w:rsidRPr="00CD0380">
        <w:t>Let the star player</w:t>
      </w:r>
      <w:r w:rsidR="002E100C">
        <w:t>s</w:t>
      </w:r>
      <w:r w:rsidRPr="00CD0380">
        <w:t>, such as F2 to drive other team members to fight for their team actively.</w:t>
      </w:r>
      <w:r w:rsidR="00777512">
        <w:t xml:space="preserve"> </w:t>
      </w:r>
    </w:p>
    <w:p w14:paraId="369EB064" w14:textId="465EA11C" w:rsidR="003D45C7" w:rsidRDefault="007E564A" w:rsidP="000427C7">
      <w:pPr>
        <w:pStyle w:val="1"/>
      </w:pPr>
      <w:bookmarkStart w:id="370" w:name="_Toc32879672"/>
      <w:r>
        <w:t xml:space="preserve">Team </w:t>
      </w:r>
      <w:r w:rsidR="00A30B4C">
        <w:t>i</w:t>
      </w:r>
      <w:r>
        <w:t>n Society</w:t>
      </w:r>
      <w:bookmarkEnd w:id="370"/>
    </w:p>
    <w:p w14:paraId="6ABBE5C9" w14:textId="0116F3F1" w:rsidR="00D21494" w:rsidRPr="00D21494" w:rsidRDefault="00D21494" w:rsidP="000427C7">
      <w:pPr>
        <w:pStyle w:val="2"/>
        <w:spacing w:before="35"/>
      </w:pPr>
      <w:bookmarkStart w:id="371" w:name="_Toc32879673"/>
      <w:r>
        <w:rPr>
          <w:rFonts w:hint="eastAsia"/>
        </w:rPr>
        <w:t>I</w:t>
      </w:r>
      <w:r>
        <w:t>ndicators</w:t>
      </w:r>
      <w:bookmarkEnd w:id="371"/>
    </w:p>
    <w:p w14:paraId="1F57D531" w14:textId="4264825D" w:rsidR="005D7334" w:rsidRDefault="005D7334" w:rsidP="000427C7">
      <w:pPr>
        <w:ind w:firstLine="511"/>
      </w:pPr>
      <w:r>
        <w:t xml:space="preserve">When it comes to social teams, we consider the indicators are just like the factors in a soccer team. Personal ability, small-range collaboration and the whole team’s corporation are the main indicators that influence a team’s performance. Only when we consider all the three aspects can we form a successful team. </w:t>
      </w:r>
    </w:p>
    <w:p w14:paraId="079A7D97" w14:textId="0D42E681" w:rsidR="005D7334" w:rsidRDefault="005D7334" w:rsidP="000427C7">
      <w:pPr>
        <w:ind w:firstLine="511"/>
      </w:pPr>
      <w:r>
        <w:t>The team members’ single capability plays a significant r</w:t>
      </w:r>
      <w:r w:rsidR="006F46B2">
        <w:t>o</w:t>
      </w:r>
      <w:r>
        <w:t>le in a team, especially the star members. An excellent person can contribute to the team on a large scale</w:t>
      </w:r>
      <w:r w:rsidR="00F1684B">
        <w:t xml:space="preserve">, becoming the decisive </w:t>
      </w:r>
      <w:r w:rsidR="00BA28E8">
        <w:t>factor of a team, just like a</w:t>
      </w:r>
      <w:r w:rsidR="0077760B">
        <w:t xml:space="preserve"> capable </w:t>
      </w:r>
      <w:r w:rsidR="009D62E5">
        <w:t xml:space="preserve">forwarder </w:t>
      </w:r>
      <w:r w:rsidR="00D62C9B">
        <w:t xml:space="preserve">in </w:t>
      </w:r>
      <w:r w:rsidR="00F417FF">
        <w:t xml:space="preserve">a </w:t>
      </w:r>
      <w:r w:rsidR="00D62C9B">
        <w:t>soccer team</w:t>
      </w:r>
      <w:r>
        <w:t>.</w:t>
      </w:r>
      <w:r w:rsidR="00206577">
        <w:t xml:space="preserve"> </w:t>
      </w:r>
      <w:r w:rsidR="001019A8">
        <w:t xml:space="preserve">A </w:t>
      </w:r>
      <w:r w:rsidR="00B8541E">
        <w:t xml:space="preserve">great </w:t>
      </w:r>
      <w:r w:rsidR="006D6762">
        <w:t xml:space="preserve">team member can also enhance </w:t>
      </w:r>
      <w:r w:rsidR="006E0E47">
        <w:t xml:space="preserve">the cohesion of team members, inspiring them to be more diligent. </w:t>
      </w:r>
      <w:r>
        <w:t xml:space="preserve">As for abilities, there are many kinds of abilities, each of </w:t>
      </w:r>
      <w:r w:rsidR="00A6001A">
        <w:t>which</w:t>
      </w:r>
      <w:r>
        <w:t xml:space="preserve"> has an irreplaceable status. A successful team should own various talented individuals to solve distinct problems. In addition, a person with special ability is indispensable even if the team </w:t>
      </w:r>
      <w:r w:rsidR="00172FE3">
        <w:t>is not</w:t>
      </w:r>
      <w:r>
        <w:t xml:space="preserve"> in need of him at present. </w:t>
      </w:r>
    </w:p>
    <w:p w14:paraId="4CD0B397" w14:textId="77777777" w:rsidR="005D7334" w:rsidRDefault="005D7334" w:rsidP="000427C7">
      <w:pPr>
        <w:ind w:firstLine="511"/>
      </w:pPr>
      <w:r>
        <w:tab/>
        <w:t xml:space="preserve">Some work should be accomplished by several people so their corporation becomes much crucial. When some suitable people cooperate, they have great power to solve any complex problem, just like crucial chains in a soccer team. </w:t>
      </w:r>
    </w:p>
    <w:p w14:paraId="08006BDB" w14:textId="78626358" w:rsidR="002036CE" w:rsidRPr="002036CE" w:rsidRDefault="005D7334" w:rsidP="000427C7">
      <w:pPr>
        <w:ind w:firstLine="511"/>
      </w:pPr>
      <w:r>
        <w:tab/>
      </w:r>
      <w:r w:rsidRPr="007C20B1">
        <w:t>From macroscopic aspect,</w:t>
      </w:r>
      <w:r>
        <w:t xml:space="preserve"> a team formation can influence their performance. Putting appropriate person on his right position can make the team work efficiently, not wasting anybody’s ability. </w:t>
      </w:r>
      <w:r>
        <w:rPr>
          <w:rFonts w:hint="eastAsia"/>
        </w:rPr>
        <w:t>F</w:t>
      </w:r>
      <w:r>
        <w:t>lexibility and mentality can change team members’ attitude toward a specific thing</w:t>
      </w:r>
      <w:r w:rsidR="00C05D7C">
        <w:t xml:space="preserve">. Appropriate </w:t>
      </w:r>
      <w:r w:rsidR="00C317FF">
        <w:t xml:space="preserve">inspiring measures </w:t>
      </w:r>
      <w:r w:rsidR="00FD1458">
        <w:t xml:space="preserve">can </w:t>
      </w:r>
      <w:r w:rsidR="005F37D4">
        <w:t xml:space="preserve">cultivate </w:t>
      </w:r>
      <w:r w:rsidR="00196727">
        <w:t>team members’ potential</w:t>
      </w:r>
      <w:r w:rsidR="00AE1F9C">
        <w:t xml:space="preserve">, leading to </w:t>
      </w:r>
      <w:r>
        <w:t xml:space="preserve">their better outcome of the work. </w:t>
      </w:r>
    </w:p>
    <w:p w14:paraId="19F3BCDA" w14:textId="2FD7860D" w:rsidR="00FA3ADB" w:rsidRPr="005D7334" w:rsidRDefault="00FA3ADB" w:rsidP="000427C7">
      <w:pPr>
        <w:pStyle w:val="2"/>
        <w:spacing w:before="35"/>
      </w:pPr>
      <w:bookmarkStart w:id="372" w:name="_Toc32879674"/>
      <w:r>
        <w:t xml:space="preserve">Other </w:t>
      </w:r>
      <w:r w:rsidR="00991F27">
        <w:t>A</w:t>
      </w:r>
      <w:r>
        <w:t>spects</w:t>
      </w:r>
      <w:r w:rsidR="00C93A6D">
        <w:t xml:space="preserve"> </w:t>
      </w:r>
      <w:r w:rsidR="00A30B4C">
        <w:t>a</w:t>
      </w:r>
      <w:r w:rsidR="00C93A6D">
        <w:t>nd Indicators</w:t>
      </w:r>
      <w:bookmarkEnd w:id="372"/>
    </w:p>
    <w:p w14:paraId="2DD0E42A" w14:textId="77777777" w:rsidR="00471233" w:rsidRDefault="00EF094B" w:rsidP="000427C7">
      <w:pPr>
        <w:ind w:firstLine="511"/>
      </w:pPr>
      <w:r>
        <w:rPr>
          <w:rFonts w:hint="eastAsia"/>
        </w:rPr>
        <w:lastRenderedPageBreak/>
        <w:t>Ex</w:t>
      </w:r>
      <w:r>
        <w:t>cept for the above factors that can calculate</w:t>
      </w:r>
      <w:r w:rsidR="00165AC9">
        <w:t xml:space="preserve"> </w:t>
      </w:r>
      <w:r w:rsidR="00BA4F7F">
        <w:t>a team’s performance, there</w:t>
      </w:r>
      <w:r w:rsidR="00143A51">
        <w:t xml:space="preserve"> are</w:t>
      </w:r>
      <w:r w:rsidR="00F97418">
        <w:t xml:space="preserve"> </w:t>
      </w:r>
      <w:r w:rsidR="00143A51">
        <w:t xml:space="preserve">many other </w:t>
      </w:r>
      <w:r w:rsidR="00F97418">
        <w:t xml:space="preserve">aspects can influence team’s </w:t>
      </w:r>
      <w:r w:rsidR="00625A84">
        <w:t xml:space="preserve">power. </w:t>
      </w:r>
    </w:p>
    <w:p w14:paraId="241D0D90" w14:textId="531FB1C8" w:rsidR="006273B1" w:rsidRDefault="007973A3" w:rsidP="000427C7">
      <w:pPr>
        <w:ind w:firstLine="511"/>
      </w:pPr>
      <w:r>
        <w:t xml:space="preserve">A </w:t>
      </w:r>
      <w:r w:rsidR="004E567D">
        <w:t>good team leader</w:t>
      </w:r>
      <w:r w:rsidR="00E908CC">
        <w:t xml:space="preserve">, just like the coach of a soccer team, </w:t>
      </w:r>
      <w:r w:rsidR="00FD03D6">
        <w:t xml:space="preserve">can </w:t>
      </w:r>
      <w:r w:rsidR="00A87A04">
        <w:t xml:space="preserve">change the team to </w:t>
      </w:r>
      <w:r w:rsidR="00206577">
        <w:t>the</w:t>
      </w:r>
      <w:r w:rsidR="00A87A04">
        <w:t xml:space="preserve"> great extent. </w:t>
      </w:r>
      <w:r w:rsidR="00F71E95">
        <w:t xml:space="preserve">If </w:t>
      </w:r>
      <w:r w:rsidR="003A30F0">
        <w:t>the leader</w:t>
      </w:r>
      <w:r w:rsidR="00D04CB5">
        <w:t>ship</w:t>
      </w:r>
      <w:r w:rsidR="003A30F0">
        <w:t xml:space="preserve"> </w:t>
      </w:r>
      <w:r w:rsidR="0019677D">
        <w:t>can formulate an appro</w:t>
      </w:r>
      <w:r w:rsidR="00E42595">
        <w:t xml:space="preserve">priate policy, </w:t>
      </w:r>
      <w:r w:rsidR="003A30F0">
        <w:t xml:space="preserve">the team members will </w:t>
      </w:r>
      <w:r w:rsidR="00D04E7D">
        <w:t xml:space="preserve">be inspired and </w:t>
      </w:r>
      <w:r w:rsidR="00EC38AB">
        <w:t xml:space="preserve">maximize their capacity </w:t>
      </w:r>
      <w:r w:rsidR="009E35B1">
        <w:t xml:space="preserve">to finish the work </w:t>
      </w:r>
      <w:r w:rsidR="00DB0B88">
        <w:t xml:space="preserve">efficiently. </w:t>
      </w:r>
    </w:p>
    <w:p w14:paraId="01F437ED" w14:textId="611453B9" w:rsidR="00261C88" w:rsidRDefault="00261C88" w:rsidP="000427C7">
      <w:pPr>
        <w:ind w:firstLine="511"/>
      </w:pPr>
      <w:r>
        <w:t xml:space="preserve">Team members’ </w:t>
      </w:r>
      <w:r w:rsidR="00885F04">
        <w:t xml:space="preserve">cohesive force </w:t>
      </w:r>
      <w:r w:rsidR="00672F6E">
        <w:t>is crucial to su</w:t>
      </w:r>
      <w:r w:rsidR="00633BA8">
        <w:t>ccessful</w:t>
      </w:r>
      <w:r w:rsidR="00814CCD">
        <w:t xml:space="preserve">ly finish their work. </w:t>
      </w:r>
      <w:r w:rsidR="0037174D">
        <w:t xml:space="preserve">To enhance this, we suggest the leadership </w:t>
      </w:r>
      <w:r w:rsidR="000F5E19">
        <w:t xml:space="preserve">often </w:t>
      </w:r>
      <w:r w:rsidR="008B1E4C">
        <w:t>consider the subordinate</w:t>
      </w:r>
      <w:r w:rsidR="00C2445B">
        <w:t xml:space="preserve">s’ mood and make targeted plans for each of them. </w:t>
      </w:r>
      <w:r w:rsidR="00375DAA">
        <w:t xml:space="preserve">In </w:t>
      </w:r>
      <w:r w:rsidR="00201CD7">
        <w:t xml:space="preserve">a soccer team, the </w:t>
      </w:r>
      <w:r w:rsidR="007E510F">
        <w:t xml:space="preserve">club </w:t>
      </w:r>
      <w:r w:rsidR="007E510F" w:rsidRPr="007E510F">
        <w:t>superintendent</w:t>
      </w:r>
      <w:r w:rsidR="007E510F">
        <w:t xml:space="preserve"> should </w:t>
      </w:r>
      <w:r w:rsidR="00C10B69">
        <w:t xml:space="preserve">maintain their star players, preventing them from being transferred to other teams. </w:t>
      </w:r>
    </w:p>
    <w:p w14:paraId="63DCBBC5" w14:textId="7A658BA4" w:rsidR="008B2EE4" w:rsidRDefault="008B2EE4" w:rsidP="000427C7">
      <w:pPr>
        <w:pStyle w:val="2"/>
        <w:spacing w:before="35"/>
      </w:pPr>
      <w:bookmarkStart w:id="373" w:name="_Toc32879675"/>
      <w:commentRangeStart w:id="374"/>
      <w:r>
        <w:rPr>
          <w:rFonts w:hint="eastAsia"/>
        </w:rPr>
        <w:t>A</w:t>
      </w:r>
      <w:r>
        <w:t xml:space="preserve">dvice </w:t>
      </w:r>
      <w:r w:rsidR="00EC58CA">
        <w:t>t</w:t>
      </w:r>
      <w:r>
        <w:t>o Team Leadership</w:t>
      </w:r>
      <w:commentRangeEnd w:id="374"/>
      <w:r w:rsidR="00605444">
        <w:rPr>
          <w:rStyle w:val="aa"/>
          <w:rFonts w:eastAsiaTheme="minorEastAsia"/>
          <w:b w:val="0"/>
          <w:bCs w:val="0"/>
        </w:rPr>
        <w:commentReference w:id="374"/>
      </w:r>
      <w:bookmarkEnd w:id="373"/>
    </w:p>
    <w:p w14:paraId="22314A39" w14:textId="17990967" w:rsidR="006F46B2" w:rsidRPr="00831721" w:rsidRDefault="00AB3272" w:rsidP="000427C7">
      <w:pPr>
        <w:pStyle w:val="a0"/>
        <w:numPr>
          <w:ilvl w:val="1"/>
          <w:numId w:val="16"/>
        </w:numPr>
        <w:spacing w:before="35"/>
        <w:ind w:firstLineChars="0"/>
        <w:rPr>
          <w:sz w:val="24"/>
        </w:rPr>
      </w:pPr>
      <w:r w:rsidRPr="00831721">
        <w:rPr>
          <w:sz w:val="24"/>
        </w:rPr>
        <w:t>Hire</w:t>
      </w:r>
      <w:r w:rsidR="001C4D7F" w:rsidRPr="00831721">
        <w:rPr>
          <w:sz w:val="24"/>
        </w:rPr>
        <w:t xml:space="preserve"> or recruit</w:t>
      </w:r>
      <w:r w:rsidR="007B00FC" w:rsidRPr="00831721">
        <w:rPr>
          <w:sz w:val="24"/>
        </w:rPr>
        <w:t xml:space="preserve"> more </w:t>
      </w:r>
      <w:r w:rsidRPr="00831721">
        <w:rPr>
          <w:sz w:val="24"/>
        </w:rPr>
        <w:t xml:space="preserve">capable person and offer them higher salary to make them </w:t>
      </w:r>
      <w:r w:rsidR="00063FFA" w:rsidRPr="00831721">
        <w:rPr>
          <w:sz w:val="24"/>
        </w:rPr>
        <w:t xml:space="preserve">faithful to </w:t>
      </w:r>
      <w:r w:rsidR="004C18E0" w:rsidRPr="00831721">
        <w:rPr>
          <w:sz w:val="24"/>
        </w:rPr>
        <w:t>the team</w:t>
      </w:r>
      <w:r w:rsidR="00553EF1" w:rsidRPr="00831721">
        <w:rPr>
          <w:sz w:val="24"/>
        </w:rPr>
        <w:t xml:space="preserve"> without switch</w:t>
      </w:r>
      <w:r w:rsidR="00E67EBD" w:rsidRPr="00831721">
        <w:rPr>
          <w:sz w:val="24"/>
        </w:rPr>
        <w:t>ing</w:t>
      </w:r>
      <w:r w:rsidR="00553EF1" w:rsidRPr="00831721">
        <w:rPr>
          <w:sz w:val="24"/>
        </w:rPr>
        <w:t xml:space="preserve"> jobs</w:t>
      </w:r>
      <w:r w:rsidR="00D67C13" w:rsidRPr="00831721">
        <w:rPr>
          <w:sz w:val="24"/>
        </w:rPr>
        <w:t>,</w:t>
      </w:r>
      <w:r w:rsidR="002900C4" w:rsidRPr="00831721">
        <w:rPr>
          <w:sz w:val="24"/>
        </w:rPr>
        <w:t xml:space="preserve"> </w:t>
      </w:r>
      <w:r w:rsidR="00D67C13" w:rsidRPr="00831721">
        <w:rPr>
          <w:sz w:val="24"/>
        </w:rPr>
        <w:t>j</w:t>
      </w:r>
      <w:r w:rsidR="002900C4" w:rsidRPr="00831721">
        <w:rPr>
          <w:sz w:val="24"/>
        </w:rPr>
        <w:t>ust like</w:t>
      </w:r>
      <w:r w:rsidR="00D67C13" w:rsidRPr="00831721">
        <w:rPr>
          <w:sz w:val="24"/>
        </w:rPr>
        <w:t xml:space="preserve"> </w:t>
      </w:r>
      <w:r w:rsidR="00EA01F0" w:rsidRPr="00831721">
        <w:rPr>
          <w:sz w:val="24"/>
        </w:rPr>
        <w:t>trying best to keep</w:t>
      </w:r>
      <w:r w:rsidR="00157C2B" w:rsidRPr="00831721">
        <w:rPr>
          <w:sz w:val="24"/>
        </w:rPr>
        <w:t xml:space="preserve"> Huskies_F2 in </w:t>
      </w:r>
      <w:r w:rsidR="002900C4" w:rsidRPr="00831721">
        <w:rPr>
          <w:sz w:val="24"/>
        </w:rPr>
        <w:t>team.</w:t>
      </w:r>
    </w:p>
    <w:p w14:paraId="183FDD31" w14:textId="2FA5A66C" w:rsidR="002D500C" w:rsidRPr="00831721" w:rsidRDefault="002D500C" w:rsidP="000427C7">
      <w:pPr>
        <w:pStyle w:val="a0"/>
        <w:numPr>
          <w:ilvl w:val="1"/>
          <w:numId w:val="16"/>
        </w:numPr>
        <w:spacing w:before="35"/>
        <w:ind w:firstLineChars="0"/>
        <w:rPr>
          <w:sz w:val="24"/>
        </w:rPr>
      </w:pPr>
      <w:r w:rsidRPr="00831721">
        <w:rPr>
          <w:rFonts w:hint="eastAsia"/>
          <w:sz w:val="24"/>
        </w:rPr>
        <w:t>L</w:t>
      </w:r>
      <w:r w:rsidRPr="00831721">
        <w:rPr>
          <w:sz w:val="24"/>
        </w:rPr>
        <w:t xml:space="preserve">et the capable person drive and encourage other </w:t>
      </w:r>
      <w:r w:rsidR="001A5C7A" w:rsidRPr="00831721">
        <w:rPr>
          <w:sz w:val="24"/>
        </w:rPr>
        <w:t>team</w:t>
      </w:r>
      <w:r w:rsidR="00613703" w:rsidRPr="00831721">
        <w:rPr>
          <w:sz w:val="24"/>
        </w:rPr>
        <w:t xml:space="preserve"> </w:t>
      </w:r>
      <w:r w:rsidR="001A5C7A" w:rsidRPr="00831721">
        <w:rPr>
          <w:sz w:val="24"/>
        </w:rPr>
        <w:t>member</w:t>
      </w:r>
      <w:r w:rsidRPr="00831721">
        <w:rPr>
          <w:sz w:val="24"/>
        </w:rPr>
        <w:t xml:space="preserve"> </w:t>
      </w:r>
      <w:r w:rsidR="0092286C" w:rsidRPr="00831721">
        <w:rPr>
          <w:sz w:val="24"/>
        </w:rPr>
        <w:t xml:space="preserve">to </w:t>
      </w:r>
      <w:r w:rsidR="00655C7A" w:rsidRPr="00831721">
        <w:rPr>
          <w:sz w:val="24"/>
        </w:rPr>
        <w:t xml:space="preserve">work in the right way and achieve their goals. </w:t>
      </w:r>
      <w:r w:rsidR="00164A0C" w:rsidRPr="00831721">
        <w:rPr>
          <w:sz w:val="24"/>
        </w:rPr>
        <w:t>This will help the team maintain good mentality.</w:t>
      </w:r>
    </w:p>
    <w:p w14:paraId="75F31677" w14:textId="4D10CC6E" w:rsidR="0083211A" w:rsidRPr="00831721" w:rsidRDefault="00D0725A" w:rsidP="000427C7">
      <w:pPr>
        <w:pStyle w:val="a0"/>
        <w:numPr>
          <w:ilvl w:val="1"/>
          <w:numId w:val="16"/>
        </w:numPr>
        <w:spacing w:before="35"/>
        <w:ind w:firstLineChars="0"/>
        <w:rPr>
          <w:sz w:val="24"/>
        </w:rPr>
      </w:pPr>
      <w:r w:rsidRPr="00831721">
        <w:rPr>
          <w:rFonts w:hint="eastAsia"/>
          <w:sz w:val="24"/>
        </w:rPr>
        <w:t>K</w:t>
      </w:r>
      <w:r w:rsidRPr="00831721">
        <w:rPr>
          <w:sz w:val="24"/>
        </w:rPr>
        <w:t xml:space="preserve">eep </w:t>
      </w:r>
      <w:r w:rsidR="00245C82" w:rsidRPr="00831721">
        <w:rPr>
          <w:sz w:val="24"/>
        </w:rPr>
        <w:t>team</w:t>
      </w:r>
      <w:r w:rsidR="00613703" w:rsidRPr="00831721">
        <w:rPr>
          <w:sz w:val="24"/>
        </w:rPr>
        <w:t xml:space="preserve"> </w:t>
      </w:r>
      <w:r w:rsidR="00245C82" w:rsidRPr="00831721">
        <w:rPr>
          <w:sz w:val="24"/>
        </w:rPr>
        <w:t xml:space="preserve">member </w:t>
      </w:r>
      <w:r w:rsidRPr="00831721">
        <w:rPr>
          <w:sz w:val="24"/>
        </w:rPr>
        <w:t xml:space="preserve">united and </w:t>
      </w:r>
      <w:r w:rsidR="00764BC3" w:rsidRPr="00831721">
        <w:rPr>
          <w:sz w:val="24"/>
        </w:rPr>
        <w:t xml:space="preserve">cooperate with each other. </w:t>
      </w:r>
      <w:r w:rsidR="00183BD7" w:rsidRPr="00831721">
        <w:rPr>
          <w:sz w:val="24"/>
        </w:rPr>
        <w:t xml:space="preserve">Because an efficient cooperation will </w:t>
      </w:r>
      <w:r w:rsidR="00F96863" w:rsidRPr="00831721">
        <w:rPr>
          <w:sz w:val="24"/>
        </w:rPr>
        <w:t>inspire te</w:t>
      </w:r>
      <w:r w:rsidR="00605444" w:rsidRPr="00831721">
        <w:rPr>
          <w:sz w:val="24"/>
        </w:rPr>
        <w:t>am members to exert their abilities</w:t>
      </w:r>
      <w:r w:rsidR="001A2165" w:rsidRPr="00831721">
        <w:rPr>
          <w:sz w:val="24"/>
        </w:rPr>
        <w:t>.</w:t>
      </w:r>
    </w:p>
    <w:p w14:paraId="0D2B57A5" w14:textId="7188F5F9" w:rsidR="009E5D92" w:rsidRPr="00831721" w:rsidRDefault="007C4AA0" w:rsidP="000427C7">
      <w:pPr>
        <w:pStyle w:val="a0"/>
        <w:numPr>
          <w:ilvl w:val="1"/>
          <w:numId w:val="16"/>
        </w:numPr>
        <w:spacing w:before="35"/>
        <w:ind w:firstLineChars="0"/>
        <w:rPr>
          <w:sz w:val="24"/>
        </w:rPr>
      </w:pPr>
      <w:r w:rsidRPr="00831721">
        <w:rPr>
          <w:rFonts w:hint="eastAsia"/>
          <w:sz w:val="24"/>
        </w:rPr>
        <w:t>E</w:t>
      </w:r>
      <w:r w:rsidRPr="00831721">
        <w:rPr>
          <w:sz w:val="24"/>
        </w:rPr>
        <w:t xml:space="preserve">valuate </w:t>
      </w:r>
      <w:r w:rsidR="00E04A4D" w:rsidRPr="00831721">
        <w:rPr>
          <w:sz w:val="24"/>
        </w:rPr>
        <w:t xml:space="preserve">every team members’ </w:t>
      </w:r>
      <w:r w:rsidR="00D02839" w:rsidRPr="00831721">
        <w:rPr>
          <w:sz w:val="24"/>
        </w:rPr>
        <w:t xml:space="preserve">ability and </w:t>
      </w:r>
      <w:r w:rsidR="00F259C2" w:rsidRPr="00831721">
        <w:rPr>
          <w:sz w:val="24"/>
        </w:rPr>
        <w:t xml:space="preserve">set suitable aims for everybody. </w:t>
      </w:r>
      <w:r w:rsidR="00E149E6" w:rsidRPr="00831721">
        <w:rPr>
          <w:sz w:val="24"/>
        </w:rPr>
        <w:t>Pick the top team members to be the core of team, like leade</w:t>
      </w:r>
      <w:r w:rsidR="00D20436" w:rsidRPr="00831721">
        <w:rPr>
          <w:sz w:val="24"/>
        </w:rPr>
        <w:t>rship</w:t>
      </w:r>
      <w:r w:rsidR="00E149E6" w:rsidRPr="00831721">
        <w:rPr>
          <w:sz w:val="24"/>
        </w:rPr>
        <w:t>, leaders in small work groups, doing kernel work.</w:t>
      </w:r>
    </w:p>
    <w:p w14:paraId="5FACBB87" w14:textId="2955E257" w:rsidR="00C058C0" w:rsidRPr="00831721" w:rsidRDefault="00C058C0" w:rsidP="000427C7">
      <w:pPr>
        <w:pStyle w:val="a0"/>
        <w:numPr>
          <w:ilvl w:val="1"/>
          <w:numId w:val="16"/>
        </w:numPr>
        <w:spacing w:before="35"/>
        <w:ind w:firstLineChars="0"/>
        <w:rPr>
          <w:sz w:val="24"/>
        </w:rPr>
      </w:pPr>
      <w:r w:rsidRPr="00831721">
        <w:rPr>
          <w:rFonts w:hint="eastAsia"/>
          <w:sz w:val="24"/>
        </w:rPr>
        <w:t>B</w:t>
      </w:r>
      <w:r w:rsidRPr="00831721">
        <w:rPr>
          <w:sz w:val="24"/>
        </w:rPr>
        <w:t xml:space="preserve">e careful when changing working mode to prevent the team from being in chaos. </w:t>
      </w:r>
      <w:r w:rsidR="00457B37" w:rsidRPr="00831721">
        <w:rPr>
          <w:sz w:val="24"/>
        </w:rPr>
        <w:t xml:space="preserve">A stable efficient old working mode is much reliable than an </w:t>
      </w:r>
      <w:r w:rsidR="00C52977" w:rsidRPr="00831721">
        <w:rPr>
          <w:sz w:val="24"/>
        </w:rPr>
        <w:t>uncertain</w:t>
      </w:r>
      <w:r w:rsidR="00457B37" w:rsidRPr="00831721">
        <w:rPr>
          <w:sz w:val="24"/>
        </w:rPr>
        <w:t xml:space="preserve"> new </w:t>
      </w:r>
      <w:r w:rsidR="00D70D66" w:rsidRPr="00831721">
        <w:rPr>
          <w:sz w:val="24"/>
        </w:rPr>
        <w:t>mode.</w:t>
      </w:r>
      <w:r w:rsidR="00C52977" w:rsidRPr="00831721">
        <w:rPr>
          <w:sz w:val="24"/>
        </w:rPr>
        <w:t xml:space="preserve"> </w:t>
      </w:r>
      <w:r w:rsidR="003B6BBA" w:rsidRPr="00831721">
        <w:rPr>
          <w:sz w:val="24"/>
        </w:rPr>
        <w:t xml:space="preserve">Work efficiency increases as familiarity with working methods, just like 4-4-2 formation in Huskies </w:t>
      </w:r>
      <w:r w:rsidR="00CA23D1" w:rsidRPr="00831721">
        <w:rPr>
          <w:sz w:val="24"/>
        </w:rPr>
        <w:t>which has both highest</w:t>
      </w:r>
      <w:r w:rsidR="003B6BBA" w:rsidRPr="00831721">
        <w:rPr>
          <w:sz w:val="24"/>
        </w:rPr>
        <w:t xml:space="preserve"> winning rate</w:t>
      </w:r>
      <w:r w:rsidR="00CA23D1" w:rsidRPr="00831721">
        <w:rPr>
          <w:sz w:val="24"/>
        </w:rPr>
        <w:t xml:space="preserve"> and used times</w:t>
      </w:r>
      <w:r w:rsidR="003B6BBA" w:rsidRPr="00831721">
        <w:rPr>
          <w:sz w:val="24"/>
        </w:rPr>
        <w:t>.</w:t>
      </w:r>
    </w:p>
    <w:p w14:paraId="565C54CE" w14:textId="3DF54895" w:rsidR="00191A8C" w:rsidRDefault="00191A8C" w:rsidP="000427C7">
      <w:pPr>
        <w:pStyle w:val="1"/>
      </w:pPr>
      <w:bookmarkStart w:id="375" w:name="_Toc32879676"/>
      <w:r>
        <w:rPr>
          <w:rFonts w:hint="eastAsia"/>
        </w:rPr>
        <w:t>E</w:t>
      </w:r>
      <w:r>
        <w:t xml:space="preserve">valuation </w:t>
      </w:r>
      <w:r w:rsidR="00325C22">
        <w:t>a</w:t>
      </w:r>
      <w:r>
        <w:t xml:space="preserve">nd Promotion </w:t>
      </w:r>
      <w:r w:rsidR="003A4D64">
        <w:t>o</w:t>
      </w:r>
      <w:r>
        <w:t xml:space="preserve">f </w:t>
      </w:r>
      <w:r w:rsidR="005B3988">
        <w:t>O</w:t>
      </w:r>
      <w:r>
        <w:t xml:space="preserve">ur </w:t>
      </w:r>
      <w:r w:rsidR="005B3988">
        <w:t>M</w:t>
      </w:r>
      <w:r>
        <w:t>odel</w:t>
      </w:r>
      <w:bookmarkEnd w:id="375"/>
    </w:p>
    <w:p w14:paraId="1D62E3ED" w14:textId="00262AAE" w:rsidR="00D850DC" w:rsidRDefault="00D850DC" w:rsidP="000427C7">
      <w:pPr>
        <w:pStyle w:val="2"/>
        <w:spacing w:before="35"/>
      </w:pPr>
      <w:bookmarkStart w:id="376" w:name="_Toc32879677"/>
      <w:r>
        <w:t>Strengths</w:t>
      </w:r>
      <w:bookmarkEnd w:id="376"/>
      <w:r>
        <w:t xml:space="preserve"> </w:t>
      </w:r>
    </w:p>
    <w:p w14:paraId="68618ED8" w14:textId="0561F365" w:rsidR="00D850DC" w:rsidRDefault="00350E69" w:rsidP="000427C7">
      <w:pPr>
        <w:ind w:firstLine="511"/>
      </w:pPr>
      <w:r>
        <w:rPr>
          <w:rFonts w:hint="eastAsia"/>
        </w:rPr>
        <w:t>O</w:t>
      </w:r>
      <w:r>
        <w:t xml:space="preserve">ur model </w:t>
      </w:r>
      <w:r w:rsidR="006800D8">
        <w:t xml:space="preserve">takes many factors into consideration, </w:t>
      </w:r>
      <w:r w:rsidR="007D2289">
        <w:t xml:space="preserve">which </w:t>
      </w:r>
      <w:r w:rsidR="008060FF">
        <w:t>can measure a team’s</w:t>
      </w:r>
      <w:r w:rsidR="00AD6701">
        <w:t xml:space="preserve"> performance accurately. We divide the factors into three aspects from micro view to macro view</w:t>
      </w:r>
      <w:r w:rsidR="00BE4910">
        <w:t>, contai</w:t>
      </w:r>
      <w:r w:rsidR="00E84FFC">
        <w:t>ning structural, configurational and dynamical aspects.</w:t>
      </w:r>
      <w:r w:rsidR="00AD6701">
        <w:t xml:space="preserve"> </w:t>
      </w:r>
      <w:r w:rsidR="00321D95">
        <w:t xml:space="preserve">Each of the parts contains three </w:t>
      </w:r>
      <w:r w:rsidR="00823C66">
        <w:t>variable</w:t>
      </w:r>
      <w:r w:rsidR="009F0E36">
        <w:t>s</w:t>
      </w:r>
      <w:r w:rsidR="00823C66">
        <w:t xml:space="preserve">, calculated by </w:t>
      </w:r>
      <w:r w:rsidR="00222085">
        <w:t>statistics</w:t>
      </w:r>
      <w:r w:rsidR="00DA4737">
        <w:t xml:space="preserve"> in the given data</w:t>
      </w:r>
      <w:r w:rsidR="00222085">
        <w:t xml:space="preserve">. </w:t>
      </w:r>
    </w:p>
    <w:p w14:paraId="4F0E1A6D" w14:textId="6AB62121" w:rsidR="00336BAC" w:rsidRDefault="00A431ED" w:rsidP="000427C7">
      <w:pPr>
        <w:ind w:firstLine="511"/>
      </w:pPr>
      <w:r>
        <w:rPr>
          <w:rFonts w:hint="eastAsia"/>
        </w:rPr>
        <w:t>O</w:t>
      </w:r>
      <w:r>
        <w:t xml:space="preserve">ur model has strong applicability. </w:t>
      </w:r>
      <w:r w:rsidR="00E500A4">
        <w:t xml:space="preserve">The model is applicable for any teams </w:t>
      </w:r>
      <w:r w:rsidR="004B593C">
        <w:t>and</w:t>
      </w:r>
      <w:r w:rsidR="00E500A4">
        <w:t xml:space="preserve"> any games to evaluate themselves and </w:t>
      </w:r>
      <w:r w:rsidR="006F19AE">
        <w:t xml:space="preserve">improve their performance </w:t>
      </w:r>
      <w:r w:rsidR="004B593C">
        <w:t>purposefully</w:t>
      </w:r>
      <w:r w:rsidR="00D15073">
        <w:t xml:space="preserve"> with only data of </w:t>
      </w:r>
      <w:r w:rsidR="002A2893">
        <w:t>matches</w:t>
      </w:r>
      <w:r w:rsidR="006F19AE">
        <w:t xml:space="preserve">. </w:t>
      </w:r>
    </w:p>
    <w:p w14:paraId="1D1BCB55" w14:textId="72AEF2D3" w:rsidR="00197985" w:rsidRPr="00D850DC" w:rsidRDefault="00197985" w:rsidP="000427C7">
      <w:pPr>
        <w:ind w:firstLine="511"/>
      </w:pPr>
      <w:r>
        <w:rPr>
          <w:rFonts w:hint="eastAsia"/>
        </w:rPr>
        <w:t>O</w:t>
      </w:r>
      <w:r>
        <w:t xml:space="preserve">ur model not only apply to </w:t>
      </w:r>
      <w:r w:rsidR="00F049AD">
        <w:t xml:space="preserve">soccer teams but can also be </w:t>
      </w:r>
      <w:r w:rsidR="00EF1C1B">
        <w:t>extended to</w:t>
      </w:r>
      <w:r w:rsidR="00F049AD">
        <w:t xml:space="preserve"> </w:t>
      </w:r>
      <w:r w:rsidR="009B694C">
        <w:t xml:space="preserve">social teams, such as </w:t>
      </w:r>
      <w:r w:rsidR="00834BAA">
        <w:t>companies and clubs</w:t>
      </w:r>
      <w:r w:rsidR="00B1715D">
        <w:t xml:space="preserve"> to guide their plans and </w:t>
      </w:r>
      <w:r w:rsidR="0054027F">
        <w:t xml:space="preserve">reach their goals well. </w:t>
      </w:r>
    </w:p>
    <w:p w14:paraId="0074AEB6" w14:textId="593F37C9" w:rsidR="00191A8C" w:rsidRDefault="00D850DC" w:rsidP="000427C7">
      <w:pPr>
        <w:pStyle w:val="2"/>
        <w:spacing w:before="35"/>
      </w:pPr>
      <w:bookmarkStart w:id="377" w:name="_Toc32879678"/>
      <w:r>
        <w:t xml:space="preserve">Weaknesses </w:t>
      </w:r>
      <w:r w:rsidR="00325C22">
        <w:t>a</w:t>
      </w:r>
      <w:r>
        <w:t xml:space="preserve">nd </w:t>
      </w:r>
      <w:r w:rsidR="00C15AF4">
        <w:t>P</w:t>
      </w:r>
      <w:r>
        <w:t>romotion</w:t>
      </w:r>
      <w:bookmarkEnd w:id="377"/>
      <w:r>
        <w:t xml:space="preserve"> </w:t>
      </w:r>
    </w:p>
    <w:p w14:paraId="401D8414" w14:textId="23F62A8A" w:rsidR="00FF5C99" w:rsidRDefault="00FF5C99" w:rsidP="000427C7">
      <w:pPr>
        <w:ind w:firstLine="511"/>
      </w:pPr>
      <w:r>
        <w:rPr>
          <w:rFonts w:hint="eastAsia"/>
        </w:rPr>
        <w:t>O</w:t>
      </w:r>
      <w:r>
        <w:t xml:space="preserve">ur model </w:t>
      </w:r>
      <w:r w:rsidR="001F01E2">
        <w:t>neglects</w:t>
      </w:r>
      <w:r>
        <w:t xml:space="preserve"> </w:t>
      </w:r>
      <w:r w:rsidR="005F5780">
        <w:t xml:space="preserve">some </w:t>
      </w:r>
      <w:r w:rsidR="000C12FE">
        <w:t xml:space="preserve">events in the raw data, </w:t>
      </w:r>
      <w:r w:rsidR="00670326">
        <w:t xml:space="preserve">such as </w:t>
      </w:r>
      <w:r w:rsidR="006C59D0">
        <w:t>fouls</w:t>
      </w:r>
      <w:r w:rsidR="005F1EAA">
        <w:t xml:space="preserve"> and substitution</w:t>
      </w:r>
      <w:r w:rsidR="00F6167D">
        <w:t xml:space="preserve">. We cannot match shots to goals because we do not have data of </w:t>
      </w:r>
      <w:r w:rsidR="00724242">
        <w:t xml:space="preserve">goal time. </w:t>
      </w:r>
      <w:r w:rsidR="00C940F3">
        <w:t xml:space="preserve">Moreover, </w:t>
      </w:r>
      <w:r w:rsidR="00C940F3">
        <w:lastRenderedPageBreak/>
        <w:t xml:space="preserve">fouls cannot reflect </w:t>
      </w:r>
      <w:r w:rsidR="009A42EF">
        <w:t xml:space="preserve">a player’s ability because different player has different to foul and </w:t>
      </w:r>
      <w:r w:rsidR="00604423">
        <w:t xml:space="preserve">some fouls are tactical. </w:t>
      </w:r>
      <w:r w:rsidR="000067AF">
        <w:t xml:space="preserve">Some </w:t>
      </w:r>
      <w:r w:rsidR="006A4098">
        <w:t xml:space="preserve">other </w:t>
      </w:r>
      <w:r w:rsidR="00EF7D10">
        <w:t xml:space="preserve">events share </w:t>
      </w:r>
      <w:r w:rsidR="0008242A">
        <w:t xml:space="preserve">a few occurrences and we do not know the result of each </w:t>
      </w:r>
      <w:r w:rsidR="005235A8">
        <w:t xml:space="preserve">event. </w:t>
      </w:r>
      <w:r w:rsidR="00C43D19">
        <w:t xml:space="preserve">What’s more, </w:t>
      </w:r>
      <w:r w:rsidR="008F0C3A">
        <w:t xml:space="preserve">the changes of coaches </w:t>
      </w:r>
      <w:r w:rsidR="00CE2D06">
        <w:t xml:space="preserve">are not </w:t>
      </w:r>
      <w:r w:rsidR="00815764">
        <w:t>discussed in out model</w:t>
      </w:r>
      <w:r w:rsidR="00B0765D">
        <w:t xml:space="preserve"> because we </w:t>
      </w:r>
      <w:r w:rsidR="005565E2">
        <w:t>cannot found the changes of team patterns</w:t>
      </w:r>
      <w:r w:rsidR="00815764">
        <w:t xml:space="preserve">. </w:t>
      </w:r>
      <w:r w:rsidR="005235A8">
        <w:t xml:space="preserve">If we have more data, we can improve our model </w:t>
      </w:r>
      <w:r w:rsidR="005A6D14">
        <w:t>by</w:t>
      </w:r>
      <w:r w:rsidR="005235A8">
        <w:t xml:space="preserve"> </w:t>
      </w:r>
      <w:r w:rsidR="005A6D14">
        <w:t xml:space="preserve">adding new aspects and factors to the evaluation model. </w:t>
      </w:r>
    </w:p>
    <w:p w14:paraId="5F39D721" w14:textId="067A8E88" w:rsidR="00B13425" w:rsidRDefault="00841E19" w:rsidP="000427C7">
      <w:pPr>
        <w:ind w:firstLine="511"/>
      </w:pPr>
      <w:r>
        <w:rPr>
          <w:rFonts w:hint="eastAsia"/>
        </w:rPr>
        <w:t>W</w:t>
      </w:r>
      <w:r>
        <w:t xml:space="preserve">e lack </w:t>
      </w:r>
      <w:r w:rsidR="009B3FF1">
        <w:t xml:space="preserve">corresponding knowledge of </w:t>
      </w:r>
      <w:r w:rsidR="0087446E">
        <w:t>soccer</w:t>
      </w:r>
      <w:r w:rsidR="00CC3AB2">
        <w:t xml:space="preserve"> so we cannot </w:t>
      </w:r>
      <w:r w:rsidR="003E341B">
        <w:t xml:space="preserve">discriminate </w:t>
      </w:r>
      <w:r w:rsidR="004B3FC1">
        <w:t xml:space="preserve">much tactics </w:t>
      </w:r>
      <w:r w:rsidR="001D0F5C">
        <w:t xml:space="preserve">from </w:t>
      </w:r>
      <w:r w:rsidR="006A73D3">
        <w:t xml:space="preserve">the data. If we have had more </w:t>
      </w:r>
      <w:r w:rsidR="00992850">
        <w:t>knowledge of character</w:t>
      </w:r>
      <w:r w:rsidR="00481012">
        <w:t xml:space="preserve">istics of </w:t>
      </w:r>
      <w:r w:rsidR="00346909">
        <w:t xml:space="preserve">soccer </w:t>
      </w:r>
      <w:r w:rsidR="00190FD5">
        <w:t>tactics, we c</w:t>
      </w:r>
      <w:r w:rsidR="000E1309">
        <w:t>ould</w:t>
      </w:r>
      <w:r w:rsidR="00190FD5">
        <w:t xml:space="preserve"> discriminate </w:t>
      </w:r>
      <w:r w:rsidR="000E1309">
        <w:t xml:space="preserve">more </w:t>
      </w:r>
      <w:r w:rsidR="002D06FF">
        <w:t xml:space="preserve">tactics from the data and evaluate a soccer team’s performance </w:t>
      </w:r>
      <w:r w:rsidR="00E421A1">
        <w:t xml:space="preserve">diversified. </w:t>
      </w:r>
      <w:r w:rsidR="00306A98">
        <w:t>Or if we have</w:t>
      </w:r>
      <w:r w:rsidR="00B157C6">
        <w:t xml:space="preserve"> had</w:t>
      </w:r>
      <w:r w:rsidR="00306A98">
        <w:t xml:space="preserve"> </w:t>
      </w:r>
      <w:r w:rsidR="004A6BC7">
        <w:t xml:space="preserve">more </w:t>
      </w:r>
      <w:r w:rsidR="00984187">
        <w:t>data of all events we c</w:t>
      </w:r>
      <w:r w:rsidR="00B157C6">
        <w:t xml:space="preserve">ould </w:t>
      </w:r>
      <w:r w:rsidR="00F3531D">
        <w:t>use neural network to identify more patterns of a team’s tacti</w:t>
      </w:r>
      <w:r w:rsidR="0030277E">
        <w:t xml:space="preserve">cs and add them to the </w:t>
      </w:r>
      <w:r w:rsidR="003E371C">
        <w:t xml:space="preserve">evaluation model. </w:t>
      </w:r>
    </w:p>
    <w:p w14:paraId="26BAAB8F" w14:textId="7A81626E" w:rsidR="00355A3D" w:rsidRDefault="00B918FE" w:rsidP="000427C7">
      <w:pPr>
        <w:ind w:firstLine="511"/>
      </w:pPr>
      <w:r>
        <w:t xml:space="preserve">Personnel change isn’t reflected in our model because there’s only one season’s data given. </w:t>
      </w:r>
      <w:r w:rsidR="0081676E">
        <w:t xml:space="preserve">If we can obtain the players’ changes, we can </w:t>
      </w:r>
      <w:r w:rsidR="0078037E">
        <w:t xml:space="preserve">make a targeted player-selection plan to improve the </w:t>
      </w:r>
      <w:r w:rsidR="00B27A9A">
        <w:t xml:space="preserve">team’s abilities </w:t>
      </w:r>
      <w:r w:rsidR="0017291B">
        <w:t xml:space="preserve">from many aspects. </w:t>
      </w:r>
    </w:p>
    <w:p w14:paraId="6F8A33A2" w14:textId="77777777" w:rsidR="009B3DB8" w:rsidRDefault="009B3DB8" w:rsidP="000427C7">
      <w:pPr>
        <w:ind w:firstLine="511"/>
      </w:pPr>
    </w:p>
    <w:p w14:paraId="097E6CDA" w14:textId="77777777" w:rsidR="00482385" w:rsidRDefault="00482385" w:rsidP="000427C7">
      <w:pPr>
        <w:ind w:firstLine="511"/>
      </w:pPr>
    </w:p>
    <w:p w14:paraId="52229367" w14:textId="77777777" w:rsidR="00482385" w:rsidRDefault="00482385" w:rsidP="000427C7">
      <w:pPr>
        <w:ind w:firstLine="511"/>
        <w:rPr>
          <w:rFonts w:hint="eastAsia"/>
        </w:rPr>
      </w:pPr>
    </w:p>
    <w:p w14:paraId="50AA0D65" w14:textId="7ABAEA32" w:rsidR="00355A3D" w:rsidRDefault="00355A3D" w:rsidP="00F46481">
      <w:pPr>
        <w:ind w:firstLineChars="0" w:firstLine="0"/>
      </w:pPr>
    </w:p>
    <w:p w14:paraId="108E3BB3" w14:textId="77777777" w:rsidR="00996864" w:rsidRDefault="00996864" w:rsidP="00F46481">
      <w:pPr>
        <w:ind w:firstLineChars="0" w:firstLine="0"/>
        <w:rPr>
          <w:rFonts w:hint="eastAsia"/>
        </w:rPr>
      </w:pPr>
    </w:p>
    <w:p w14:paraId="30BA6A00" w14:textId="28A9CD51" w:rsidR="00B918FE" w:rsidRPr="00F46481" w:rsidRDefault="00355A3D" w:rsidP="000427C7">
      <w:pPr>
        <w:ind w:firstLine="684"/>
        <w:rPr>
          <w:b/>
          <w:sz w:val="32"/>
        </w:rPr>
      </w:pPr>
      <w:r w:rsidRPr="00F46481">
        <w:rPr>
          <w:rFonts w:hint="eastAsia"/>
          <w:b/>
          <w:sz w:val="32"/>
        </w:rPr>
        <w:t>R</w:t>
      </w:r>
      <w:r w:rsidRPr="00F46481">
        <w:rPr>
          <w:b/>
          <w:sz w:val="32"/>
        </w:rPr>
        <w:t>eferences</w:t>
      </w:r>
    </w:p>
    <w:p w14:paraId="153653A7" w14:textId="4DFCFF38" w:rsidR="00355A3D" w:rsidRDefault="00355A3D" w:rsidP="000427C7">
      <w:pPr>
        <w:ind w:firstLine="511"/>
      </w:pPr>
      <w:r>
        <w:rPr>
          <w:rFonts w:hint="eastAsia"/>
        </w:rPr>
        <w:t>[</w:t>
      </w:r>
      <w:r>
        <w:t>1]</w:t>
      </w:r>
      <w:r w:rsidR="009A49FF" w:rsidRPr="009A49FF">
        <w:t xml:space="preserve"> </w:t>
      </w:r>
      <w:hyperlink r:id="rId19" w:history="1">
        <w:r w:rsidR="00EC522E" w:rsidRPr="00620572">
          <w:rPr>
            <w:rStyle w:val="ae"/>
          </w:rPr>
          <w:t>http://www.comap-math.com/mcm/2020_Problem_D_DATA.zip</w:t>
        </w:r>
      </w:hyperlink>
    </w:p>
    <w:p w14:paraId="1A168E74" w14:textId="60F17D14" w:rsidR="00EC522E" w:rsidRDefault="00EC522E" w:rsidP="000427C7">
      <w:pPr>
        <w:ind w:firstLine="511"/>
      </w:pPr>
      <w:r>
        <w:t>[2]</w:t>
      </w:r>
      <w:r w:rsidR="00826373" w:rsidRPr="00826373">
        <w:t xml:space="preserve"> </w:t>
      </w:r>
      <w:hyperlink r:id="rId20" w:history="1">
        <w:r w:rsidR="00826373" w:rsidRPr="00620572">
          <w:rPr>
            <w:rStyle w:val="ae"/>
          </w:rPr>
          <w:t>https://en.wikipedia.beta.wmflabs.org/wiki/Association_football</w:t>
        </w:r>
      </w:hyperlink>
    </w:p>
    <w:p w14:paraId="1CAF1B95" w14:textId="0DF54176" w:rsidR="00826373" w:rsidRDefault="00E97860" w:rsidP="000427C7">
      <w:pPr>
        <w:ind w:firstLine="511"/>
      </w:pPr>
      <w:r>
        <w:t>[3]</w:t>
      </w:r>
      <w:r w:rsidR="00A503BF" w:rsidRPr="00A503BF">
        <w:t xml:space="preserve"> Barabási, A. L. et al. Evolution of the social network of scientific collaborations. Physica A 311, 590–614 (2002).</w:t>
      </w:r>
    </w:p>
    <w:p w14:paraId="2C42A26B" w14:textId="77777777" w:rsidR="00903478" w:rsidRPr="00903478" w:rsidRDefault="00903478" w:rsidP="000427C7">
      <w:pPr>
        <w:ind w:firstLine="511"/>
      </w:pPr>
      <w:r>
        <w:rPr>
          <w:rFonts w:hint="eastAsia"/>
        </w:rPr>
        <w:t>[</w:t>
      </w:r>
      <w:r>
        <w:t>4]</w:t>
      </w:r>
      <w:r w:rsidRPr="00903478">
        <w:t xml:space="preserve"> Gyarmati, L. &amp; Anguera, X. Automatic Extraction of the Passing Strategies of Soccer Teams. arXiv:1508.02171 (2015).</w:t>
      </w:r>
    </w:p>
    <w:p w14:paraId="6FAE65B1" w14:textId="10802FB7" w:rsidR="00DC08C8" w:rsidRPr="00DC08C8" w:rsidRDefault="00DC08C8" w:rsidP="000427C7">
      <w:pPr>
        <w:ind w:firstLine="511"/>
      </w:pPr>
      <w:r>
        <w:rPr>
          <w:rFonts w:hint="eastAsia"/>
        </w:rPr>
        <w:t>[</w:t>
      </w:r>
      <w:r>
        <w:t>5]</w:t>
      </w:r>
      <w:r w:rsidRPr="00DC08C8">
        <w:t xml:space="preserve"> Gonçalves, B. et al. Exploring team passing networks and player movement dynamics in youth association football. PLoS ONE 12, e0171156 (2017).</w:t>
      </w:r>
    </w:p>
    <w:p w14:paraId="14DCF9CD" w14:textId="23743531" w:rsidR="00903478" w:rsidRPr="00903478" w:rsidRDefault="00DC08C8" w:rsidP="000427C7">
      <w:pPr>
        <w:ind w:firstLine="511"/>
      </w:pPr>
      <w:r>
        <w:rPr>
          <w:rFonts w:hint="eastAsia"/>
        </w:rPr>
        <w:t>[</w:t>
      </w:r>
      <w:r>
        <w:t>6]</w:t>
      </w:r>
      <w:r w:rsidRPr="00DC08C8">
        <w:t xml:space="preserve"> Takes FW, Kosters WA, Witte B, Heemskerk EM. Multiplex network motifs as building blocks of corporate Networks. Applied Network Science. 2018; 3(39): 1-22.</w:t>
      </w:r>
    </w:p>
    <w:p w14:paraId="63DBAB25" w14:textId="130BDE72" w:rsidR="00B43FB7" w:rsidRDefault="00DC08C8" w:rsidP="000427C7">
      <w:pPr>
        <w:ind w:firstLine="511"/>
      </w:pPr>
      <w:r>
        <w:rPr>
          <w:rFonts w:hint="eastAsia"/>
        </w:rPr>
        <w:t>[</w:t>
      </w:r>
      <w:r>
        <w:t>7]</w:t>
      </w:r>
      <w:r w:rsidR="00E33D5C" w:rsidRPr="00E33D5C">
        <w:t xml:space="preserve"> Katzenback JR, Smith DK (1993) The Wisdom of Teams. NY: Harper Bussiness.</w:t>
      </w:r>
      <w:r w:rsidR="008B44B1">
        <w:t xml:space="preserve"> </w:t>
      </w:r>
    </w:p>
    <w:p w14:paraId="49617914" w14:textId="49125329" w:rsidR="00D77B5B" w:rsidRDefault="00D77B5B" w:rsidP="000427C7">
      <w:pPr>
        <w:ind w:firstLine="511"/>
      </w:pPr>
      <w:r>
        <w:rPr>
          <w:rFonts w:hint="eastAsia"/>
        </w:rPr>
        <w:t>[</w:t>
      </w:r>
      <w:r>
        <w:t>8]</w:t>
      </w:r>
      <w:r w:rsidRPr="00D77B5B">
        <w:t xml:space="preserve"> Hughes M, Franks I (2005) Analysis of passing sequences, shots and goals in soccer. Journal of Sports Science 23: 504–514.</w:t>
      </w:r>
    </w:p>
    <w:p w14:paraId="5F0D1732" w14:textId="5360DF26" w:rsidR="003D4F1D" w:rsidRDefault="003D4F1D" w:rsidP="000427C7">
      <w:pPr>
        <w:ind w:firstLine="511"/>
      </w:pPr>
      <w:r>
        <w:rPr>
          <w:rFonts w:hint="eastAsia"/>
        </w:rPr>
        <w:t>[</w:t>
      </w:r>
      <w:r>
        <w:t>9]</w:t>
      </w:r>
      <w:r w:rsidRPr="003D4F1D">
        <w:t xml:space="preserve"> T. Reilly and A. M. Williams, Science and soccer. Routledge, 2003.</w:t>
      </w:r>
    </w:p>
    <w:p w14:paraId="582D4969" w14:textId="73D78464" w:rsidR="00461CEF" w:rsidRDefault="00461CEF" w:rsidP="000427C7">
      <w:pPr>
        <w:ind w:firstLine="511"/>
      </w:pPr>
      <w:r>
        <w:rPr>
          <w:rFonts w:hint="eastAsia"/>
        </w:rPr>
        <w:t>[</w:t>
      </w:r>
      <w:r w:rsidR="00863638">
        <w:t>10</w:t>
      </w:r>
      <w:r>
        <w:t>]</w:t>
      </w:r>
      <w:r w:rsidRPr="00461CEF">
        <w:t xml:space="preserve"> Rosen S (1981) The economics of superstars. American Economic Review 71: 845–858.</w:t>
      </w:r>
    </w:p>
    <w:p w14:paraId="31A415AB" w14:textId="028CA1CF" w:rsidR="009A32D0" w:rsidRDefault="008B4AF9" w:rsidP="000427C7">
      <w:pPr>
        <w:ind w:firstLine="511"/>
      </w:pPr>
      <w:r>
        <w:rPr>
          <w:rFonts w:hint="eastAsia"/>
        </w:rPr>
        <w:t>[</w:t>
      </w:r>
      <w:r w:rsidR="00863638">
        <w:t>11</w:t>
      </w:r>
      <w:r>
        <w:t>]</w:t>
      </w:r>
      <w:r w:rsidRPr="008B4AF9">
        <w:t xml:space="preserve"> P. Cintia, S. Rinzivillo, and L. Pappalardo, “A network-based approach to evaluate the performance of football teams,” in Proceedings of the Machine Learning and Data Mining for Sports Analytics workshop, ECML/PKDD 2015, 2015.</w:t>
      </w:r>
    </w:p>
    <w:p w14:paraId="1D079A5C" w14:textId="6B074F5B" w:rsidR="00A81CFD" w:rsidRPr="00826373" w:rsidRDefault="00A81CFD" w:rsidP="000427C7">
      <w:pPr>
        <w:ind w:firstLine="511"/>
      </w:pPr>
      <w:r>
        <w:t>[1</w:t>
      </w:r>
      <w:r w:rsidR="00863638">
        <w:t>2</w:t>
      </w:r>
      <w:r>
        <w:t>]</w:t>
      </w:r>
      <w:r w:rsidRPr="00A81CFD">
        <w:t xml:space="preserve"> J. Hollinger, “The player efﬁciency rating,” 2009.</w:t>
      </w:r>
    </w:p>
    <w:sectPr w:rsidR="00A81CFD" w:rsidRPr="00826373" w:rsidSect="002948E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568"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袁宇昊" w:date="2020-02-17T15:25:00Z" w:initials="袁宇昊">
    <w:p w14:paraId="20124D04" w14:textId="1C111CF8" w:rsidR="00246346" w:rsidRDefault="00246346" w:rsidP="000427C7">
      <w:pPr>
        <w:pStyle w:val="ab"/>
      </w:pPr>
      <w:r>
        <w:rPr>
          <w:rStyle w:val="aa"/>
        </w:rPr>
        <w:annotationRef/>
      </w:r>
      <w:r>
        <w:rPr>
          <w:rFonts w:hint="eastAsia"/>
        </w:rPr>
        <w:t>行距为</w:t>
      </w:r>
      <w:r>
        <w:rPr>
          <w:rFonts w:hint="eastAsia"/>
        </w:rPr>
        <w:t>0</w:t>
      </w:r>
      <w:r>
        <w:rPr>
          <w:rFonts w:hint="eastAsia"/>
        </w:rPr>
        <w:t>行</w:t>
      </w:r>
      <w:r>
        <w:rPr>
          <w:rFonts w:hint="eastAsia"/>
        </w:rPr>
        <w:t xml:space="preserve"> </w:t>
      </w:r>
      <w:r>
        <w:rPr>
          <w:rFonts w:hint="eastAsia"/>
        </w:rPr>
        <w:t>就能放在一页纸</w:t>
      </w:r>
    </w:p>
  </w:comment>
  <w:comment w:id="22" w:author="袁宇昊" w:date="2020-02-17T15:14:00Z" w:initials="袁宇昊">
    <w:p w14:paraId="2C855BDA" w14:textId="132181C1" w:rsidR="00246346" w:rsidRDefault="00246346" w:rsidP="000427C7">
      <w:pPr>
        <w:pStyle w:val="ab"/>
      </w:pPr>
      <w:r>
        <w:rPr>
          <w:rStyle w:val="aa"/>
        </w:rPr>
        <w:annotationRef/>
      </w:r>
    </w:p>
  </w:comment>
  <w:comment w:id="23" w:author="袁宇昊" w:date="2020-02-17T15:08:00Z" w:initials="袁宇昊">
    <w:p w14:paraId="2B7E9AA1" w14:textId="3A0CDF0C" w:rsidR="00246346" w:rsidRDefault="00246346" w:rsidP="000427C7">
      <w:pPr>
        <w:pStyle w:val="ab"/>
      </w:pPr>
      <w:r>
        <w:rPr>
          <w:rStyle w:val="aa"/>
        </w:rPr>
        <w:annotationRef/>
      </w:r>
      <w:r>
        <w:rPr>
          <w:rFonts w:hint="eastAsia"/>
        </w:rPr>
        <w:t>删了之前的</w:t>
      </w:r>
      <w:r>
        <w:rPr>
          <w:rFonts w:hint="eastAsia"/>
        </w:rPr>
        <w:t>4</w:t>
      </w:r>
    </w:p>
  </w:comment>
  <w:comment w:id="24" w:author="袁宇昊" w:date="2020-02-17T15:09:00Z" w:initials="袁宇昊">
    <w:p w14:paraId="1AD59BA4" w14:textId="121258BF" w:rsidR="00246346" w:rsidRDefault="00246346" w:rsidP="000427C7">
      <w:pPr>
        <w:pStyle w:val="ab"/>
      </w:pPr>
      <w:r>
        <w:rPr>
          <w:rStyle w:val="aa"/>
        </w:rPr>
        <w:annotationRef/>
      </w:r>
      <w:r>
        <w:rPr>
          <w:rFonts w:hint="eastAsia"/>
        </w:rPr>
        <w:t>修改了句型</w:t>
      </w:r>
    </w:p>
  </w:comment>
  <w:comment w:id="27" w:author="袁宇昊" w:date="2020-02-17T15:18:00Z" w:initials="袁宇昊">
    <w:p w14:paraId="3367ADEB" w14:textId="61EAD1F9" w:rsidR="00246346" w:rsidRDefault="00246346" w:rsidP="000427C7">
      <w:pPr>
        <w:pStyle w:val="ab"/>
      </w:pPr>
      <w:r>
        <w:rPr>
          <w:rStyle w:val="aa"/>
        </w:rPr>
        <w:annotationRef/>
      </w:r>
      <w:r>
        <w:rPr>
          <w:rFonts w:hint="eastAsia"/>
        </w:rPr>
        <w:t>增大表格间距不让他分行</w:t>
      </w:r>
    </w:p>
    <w:p w14:paraId="57910FCA" w14:textId="090F05A8" w:rsidR="00246346" w:rsidRDefault="00246346" w:rsidP="000427C7">
      <w:pPr>
        <w:pStyle w:val="ab"/>
        <w:ind w:firstLine="511"/>
      </w:pPr>
      <w:r>
        <w:rPr>
          <w:rFonts w:hint="eastAsia"/>
        </w:rPr>
        <w:t>改小了一点</w:t>
      </w:r>
    </w:p>
  </w:comment>
  <w:comment w:id="28" w:author="袁宇昊" w:date="2020-02-17T15:18:00Z" w:initials="袁宇昊">
    <w:p w14:paraId="08862FE0" w14:textId="33EEBF28" w:rsidR="00246346" w:rsidRDefault="00246346" w:rsidP="000427C7">
      <w:pPr>
        <w:pStyle w:val="ab"/>
      </w:pPr>
      <w:r>
        <w:rPr>
          <w:rStyle w:val="aa"/>
        </w:rPr>
        <w:annotationRef/>
      </w:r>
      <w:r>
        <w:rPr>
          <w:rFonts w:hint="eastAsia"/>
        </w:rPr>
        <w:t>s</w:t>
      </w:r>
      <w:r>
        <w:rPr>
          <w:rFonts w:hint="eastAsia"/>
        </w:rPr>
        <w:t>删了一个句号</w:t>
      </w:r>
    </w:p>
  </w:comment>
  <w:comment w:id="148" w:author="向 佳雯" w:date="2020-02-17T16:15:00Z" w:initials="向">
    <w:p w14:paraId="3E43EE3C" w14:textId="77777777" w:rsidR="00246346" w:rsidRDefault="00246346" w:rsidP="00547678">
      <w:pPr>
        <w:pStyle w:val="ab"/>
      </w:pPr>
      <w:r>
        <w:rPr>
          <w:rStyle w:val="aa"/>
        </w:rPr>
        <w:annotationRef/>
      </w:r>
      <w:r>
        <w:rPr>
          <w:rFonts w:hint="eastAsia"/>
        </w:rPr>
        <w:t>这句话不是很清楚</w:t>
      </w:r>
    </w:p>
  </w:comment>
  <w:comment w:id="190" w:author="袁宇昊" w:date="2020-02-17T18:37:00Z" w:initials="袁宇昊">
    <w:p w14:paraId="3C092206" w14:textId="4EE37502" w:rsidR="00246346" w:rsidRDefault="00246346">
      <w:pPr>
        <w:pStyle w:val="ab"/>
      </w:pPr>
      <w:r>
        <w:rPr>
          <w:rStyle w:val="aa"/>
        </w:rPr>
        <w:annotationRef/>
      </w:r>
      <w:r>
        <w:rPr>
          <w:rFonts w:hint="eastAsia"/>
        </w:rPr>
        <w:t>改了</w:t>
      </w:r>
      <w:r>
        <w:rPr>
          <w:rFonts w:hint="eastAsia"/>
        </w:rPr>
        <w:t>this</w:t>
      </w:r>
    </w:p>
  </w:comment>
  <w:comment w:id="195" w:author="袁宇昊" w:date="2020-02-17T18:37:00Z" w:initials="袁宇昊">
    <w:p w14:paraId="070CB475" w14:textId="1B47BEE8" w:rsidR="00246346" w:rsidRDefault="00246346">
      <w:pPr>
        <w:pStyle w:val="ab"/>
      </w:pPr>
      <w:r>
        <w:rPr>
          <w:rStyle w:val="aa"/>
        </w:rPr>
        <w:annotationRef/>
      </w:r>
      <w:r>
        <w:rPr>
          <w:rFonts w:hint="eastAsia"/>
        </w:rPr>
        <w:t>添加事件类型说明</w:t>
      </w:r>
    </w:p>
  </w:comment>
  <w:comment w:id="249" w:author="向 佳雯" w:date="2020-02-17T22:07:00Z" w:initials="向">
    <w:p w14:paraId="02BC2468" w14:textId="23CB01D7" w:rsidR="00246346" w:rsidRDefault="00246346">
      <w:pPr>
        <w:pStyle w:val="ab"/>
      </w:pPr>
      <w:r>
        <w:rPr>
          <w:rStyle w:val="aa"/>
        </w:rPr>
        <w:annotationRef/>
      </w:r>
      <w:r>
        <w:rPr>
          <w:rFonts w:hint="eastAsia"/>
        </w:rPr>
        <w:t>其他的什么数据？</w:t>
      </w:r>
    </w:p>
  </w:comment>
  <w:comment w:id="274" w:author="向 佳雯" w:date="2020-02-17T22:25:00Z" w:initials="向">
    <w:p w14:paraId="4128D903" w14:textId="646401D6" w:rsidR="00246346" w:rsidRDefault="00246346">
      <w:pPr>
        <w:pStyle w:val="ab"/>
      </w:pPr>
      <w:r>
        <w:rPr>
          <w:rStyle w:val="aa"/>
        </w:rPr>
        <w:annotationRef/>
      </w:r>
      <w:r>
        <w:rPr>
          <w:rFonts w:hint="eastAsia"/>
        </w:rPr>
        <w:t>?</w:t>
      </w:r>
      <w:r>
        <w:t>??</w:t>
      </w:r>
    </w:p>
  </w:comment>
  <w:comment w:id="341" w:author="袁宇昊" w:date="2020-02-17T18:18:00Z" w:initials="袁宇昊">
    <w:p w14:paraId="4EB33118" w14:textId="1F80A87A" w:rsidR="00246346" w:rsidRDefault="00246346">
      <w:pPr>
        <w:pStyle w:val="ab"/>
      </w:pPr>
      <w:r>
        <w:rPr>
          <w:rStyle w:val="aa"/>
        </w:rPr>
        <w:annotationRef/>
      </w:r>
      <w:r>
        <w:rPr>
          <w:rFonts w:hint="eastAsia"/>
        </w:rPr>
        <w:t>未改</w:t>
      </w:r>
    </w:p>
  </w:comment>
  <w:comment w:id="347" w:author="袁宇昊" w:date="2020-02-17T18:19:00Z" w:initials="袁宇昊">
    <w:p w14:paraId="0A2E5B08" w14:textId="20426CDA" w:rsidR="00246346" w:rsidRDefault="00246346">
      <w:pPr>
        <w:pStyle w:val="ab"/>
      </w:pPr>
      <w:r>
        <w:rPr>
          <w:rStyle w:val="aa"/>
        </w:rPr>
        <w:annotationRef/>
      </w:r>
      <w:r>
        <w:rPr>
          <w:rFonts w:hint="eastAsia"/>
        </w:rPr>
        <w:t>删了一句话</w:t>
      </w:r>
    </w:p>
  </w:comment>
  <w:comment w:id="365" w:author="袁宇昊" w:date="2020-02-17T15:22:00Z" w:initials="袁宇昊">
    <w:p w14:paraId="63063DF5" w14:textId="352BBE0B" w:rsidR="00246346" w:rsidRDefault="00246346" w:rsidP="000427C7">
      <w:pPr>
        <w:pStyle w:val="ab"/>
      </w:pPr>
      <w:r>
        <w:rPr>
          <w:rStyle w:val="aa"/>
        </w:rPr>
        <w:annotationRef/>
      </w:r>
      <w:r>
        <w:rPr>
          <w:rFonts w:hint="eastAsia"/>
        </w:rPr>
        <w:t>加了一个分页符，让</w:t>
      </w:r>
      <w:r>
        <w:rPr>
          <w:rFonts w:hint="eastAsia"/>
        </w:rPr>
        <w:t>6.2</w:t>
      </w:r>
      <w:r>
        <w:rPr>
          <w:rFonts w:hint="eastAsia"/>
        </w:rPr>
        <w:t>的标题不和正文分家</w:t>
      </w:r>
    </w:p>
  </w:comment>
  <w:comment w:id="368" w:author="袁宇昊" w:date="2020-02-17T18:42:00Z" w:initials="袁宇昊">
    <w:p w14:paraId="4CC32E4B" w14:textId="65DE3EFF" w:rsidR="00246346" w:rsidRDefault="00246346">
      <w:pPr>
        <w:pStyle w:val="ab"/>
      </w:pPr>
      <w:r>
        <w:rPr>
          <w:rStyle w:val="aa"/>
        </w:rPr>
        <w:annotationRef/>
      </w:r>
      <w:r>
        <w:rPr>
          <w:rFonts w:hint="eastAsia"/>
        </w:rPr>
        <w:t>已改</w:t>
      </w:r>
    </w:p>
  </w:comment>
  <w:comment w:id="369" w:author="袁宇昊" w:date="2020-02-17T18:39:00Z" w:initials="袁宇昊">
    <w:p w14:paraId="46F65FDD" w14:textId="1F62BB00" w:rsidR="00246346" w:rsidRDefault="00246346">
      <w:pPr>
        <w:pStyle w:val="ab"/>
      </w:pPr>
      <w:r>
        <w:rPr>
          <w:rStyle w:val="aa"/>
        </w:rPr>
        <w:annotationRef/>
      </w:r>
      <w:r>
        <w:rPr>
          <w:rFonts w:hint="eastAsia"/>
        </w:rPr>
        <w:t>duel</w:t>
      </w:r>
      <w:r>
        <w:t>ing</w:t>
      </w:r>
      <w:r>
        <w:rPr>
          <w:rFonts w:hint="eastAsia"/>
        </w:rPr>
        <w:t>改成</w:t>
      </w:r>
      <w:r>
        <w:rPr>
          <w:rFonts w:hint="eastAsia"/>
        </w:rPr>
        <w:t>duel</w:t>
      </w:r>
      <w:r>
        <w:t>ed</w:t>
      </w:r>
      <w:r>
        <w:rPr>
          <w:rFonts w:hint="eastAsia"/>
        </w:rPr>
        <w:t>。这句话意思是说，更多地在前锋被</w:t>
      </w:r>
      <w:r>
        <w:rPr>
          <w:rFonts w:hint="eastAsia"/>
        </w:rPr>
        <w:t>duel</w:t>
      </w:r>
      <w:r>
        <w:rPr>
          <w:rFonts w:hint="eastAsia"/>
        </w:rPr>
        <w:t>的时候训练他们的传球。</w:t>
      </w:r>
    </w:p>
  </w:comment>
  <w:comment w:id="374" w:author="袁宇昊" w:date="2020-02-17T15:43:00Z" w:initials="袁宇昊">
    <w:p w14:paraId="71F427FC" w14:textId="57CCA91B" w:rsidR="00246346" w:rsidRDefault="00246346" w:rsidP="000427C7">
      <w:pPr>
        <w:pStyle w:val="ab"/>
      </w:pPr>
      <w:r>
        <w:rPr>
          <w:rStyle w:val="aa"/>
        </w:rPr>
        <w:annotationRef/>
      </w:r>
      <w:r>
        <w:rPr>
          <w:rFonts w:hint="eastAsia"/>
        </w:rPr>
        <w:t>进行了更改，加了解释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124D04" w15:done="0"/>
  <w15:commentEx w15:paraId="2C855BDA" w15:done="0"/>
  <w15:commentEx w15:paraId="2B7E9AA1" w15:done="0"/>
  <w15:commentEx w15:paraId="1AD59BA4" w15:done="0"/>
  <w15:commentEx w15:paraId="57910FCA" w15:done="0"/>
  <w15:commentEx w15:paraId="08862FE0" w15:done="0"/>
  <w15:commentEx w15:paraId="3E43EE3C" w15:done="0"/>
  <w15:commentEx w15:paraId="3C092206" w15:done="0"/>
  <w15:commentEx w15:paraId="070CB475" w15:done="0"/>
  <w15:commentEx w15:paraId="02BC2468" w15:done="0"/>
  <w15:commentEx w15:paraId="4128D903" w15:done="0"/>
  <w15:commentEx w15:paraId="4EB33118" w15:done="0"/>
  <w15:commentEx w15:paraId="0A2E5B08" w15:done="0"/>
  <w15:commentEx w15:paraId="63063DF5" w15:done="0"/>
  <w15:commentEx w15:paraId="4CC32E4B" w15:done="0"/>
  <w15:commentEx w15:paraId="46F65FDD" w15:done="0"/>
  <w15:commentEx w15:paraId="71F427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124D04" w16cid:durableId="21F536FB"/>
  <w16cid:commentId w16cid:paraId="2C855BDA" w16cid:durableId="21F536F6"/>
  <w16cid:commentId w16cid:paraId="2B7E9AA1" w16cid:durableId="21F536F7"/>
  <w16cid:commentId w16cid:paraId="1AD59BA4" w16cid:durableId="21F536F8"/>
  <w16cid:commentId w16cid:paraId="57910FCA" w16cid:durableId="21F570DD"/>
  <w16cid:commentId w16cid:paraId="08862FE0" w16cid:durableId="21F570DE"/>
  <w16cid:commentId w16cid:paraId="2058A72B" w16cid:durableId="21F570DF"/>
  <w16cid:commentId w16cid:paraId="026BF7A0" w16cid:durableId="21F570E0"/>
  <w16cid:commentId w16cid:paraId="3E43EE3C" w16cid:durableId="21F59675"/>
  <w16cid:commentId w16cid:paraId="3728F2C3" w16cid:durableId="21F570E1"/>
  <w16cid:commentId w16cid:paraId="3279CAC5" w16cid:durableId="21F570E2"/>
  <w16cid:commentId w16cid:paraId="43E8B20C" w16cid:durableId="21F5870E"/>
  <w16cid:commentId w16cid:paraId="1EC9E9F3" w16cid:durableId="21F570E3"/>
  <w16cid:commentId w16cid:paraId="3C092206" w16cid:durableId="21F570E4"/>
  <w16cid:commentId w16cid:paraId="070CB475" w16cid:durableId="21F570E5"/>
  <w16cid:commentId w16cid:paraId="6F1DAD14" w16cid:durableId="21F570E6"/>
  <w16cid:commentId w16cid:paraId="02BC2468" w16cid:durableId="21F58D08"/>
  <w16cid:commentId w16cid:paraId="2A73924A" w16cid:durableId="21F570E7"/>
  <w16cid:commentId w16cid:paraId="1375DA3D" w16cid:durableId="21F570E8"/>
  <w16cid:commentId w16cid:paraId="3422DB65" w16cid:durableId="21F570E9"/>
  <w16cid:commentId w16cid:paraId="4128D903" w16cid:durableId="21F5916F"/>
  <w16cid:commentId w16cid:paraId="4EB33118" w16cid:durableId="21F570EA"/>
  <w16cid:commentId w16cid:paraId="0A2E5B08" w16cid:durableId="21F570EB"/>
  <w16cid:commentId w16cid:paraId="63063DF5" w16cid:durableId="21F570EC"/>
  <w16cid:commentId w16cid:paraId="4CC32E4B" w16cid:durableId="21F570ED"/>
  <w16cid:commentId w16cid:paraId="46F65FDD" w16cid:durableId="21F570EE"/>
  <w16cid:commentId w16cid:paraId="71F427FC" w16cid:durableId="21F536F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DA827B" w14:textId="77777777" w:rsidR="00622C37" w:rsidRDefault="00622C37" w:rsidP="000427C7">
      <w:pPr>
        <w:ind w:firstLine="511"/>
      </w:pPr>
      <w:r>
        <w:separator/>
      </w:r>
    </w:p>
  </w:endnote>
  <w:endnote w:type="continuationSeparator" w:id="0">
    <w:p w14:paraId="0FF78905" w14:textId="77777777" w:rsidR="00622C37" w:rsidRDefault="00622C37" w:rsidP="000427C7">
      <w:pPr>
        <w:ind w:firstLine="51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1C5DB" w14:textId="77777777" w:rsidR="00246346" w:rsidRDefault="00246346" w:rsidP="000427C7">
    <w:pPr>
      <w:pStyle w:val="a5"/>
      <w:ind w:firstLine="38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C5F06" w14:textId="77777777" w:rsidR="00246346" w:rsidRDefault="00246346" w:rsidP="000427C7">
    <w:pPr>
      <w:pStyle w:val="a5"/>
      <w:ind w:firstLine="38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03B6" w14:textId="77777777" w:rsidR="00246346" w:rsidRDefault="00246346" w:rsidP="000427C7">
    <w:pPr>
      <w:pStyle w:val="a5"/>
      <w:ind w:firstLine="38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10FC86" w14:textId="77777777" w:rsidR="00622C37" w:rsidRDefault="00622C37" w:rsidP="000427C7">
      <w:pPr>
        <w:ind w:firstLine="511"/>
      </w:pPr>
      <w:r>
        <w:separator/>
      </w:r>
    </w:p>
  </w:footnote>
  <w:footnote w:type="continuationSeparator" w:id="0">
    <w:p w14:paraId="30329AE8" w14:textId="77777777" w:rsidR="00622C37" w:rsidRDefault="00622C37" w:rsidP="000427C7">
      <w:pPr>
        <w:ind w:firstLine="511"/>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C64E9" w14:textId="77777777" w:rsidR="00246346" w:rsidRDefault="00246346" w:rsidP="000427C7">
    <w:pPr>
      <w:pStyle w:val="a4"/>
      <w:ind w:firstLine="383"/>
    </w:pPr>
  </w:p>
  <w:p w14:paraId="2E266675" w14:textId="77777777" w:rsidR="00246346" w:rsidRDefault="00246346">
    <w:pPr>
      <w:ind w:firstLine="5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BC25" w14:textId="7A8A1E87" w:rsidR="00246346" w:rsidRDefault="00246346" w:rsidP="000427C7">
    <w:pPr>
      <w:pStyle w:val="a4"/>
      <w:ind w:firstLine="383"/>
    </w:pPr>
    <w:r w:rsidRPr="005A09F1">
      <w:t>Team #2005895</w:t>
    </w:r>
    <w:r w:rsidRPr="002953CC">
      <w:ptab w:relativeTo="margin" w:alignment="center" w:leader="none"/>
    </w:r>
    <w:r w:rsidRPr="002953CC">
      <w:ptab w:relativeTo="margin" w:alignment="right" w:leader="none"/>
    </w:r>
    <w:r w:rsidRPr="002953CC">
      <w:t xml:space="preserve">Page </w:t>
    </w:r>
    <w:r w:rsidRPr="002953CC">
      <w:fldChar w:fldCharType="begin"/>
    </w:r>
    <w:r w:rsidRPr="002953CC">
      <w:instrText>PAGE   \* MERGEFORMAT</w:instrText>
    </w:r>
    <w:r w:rsidRPr="002953CC">
      <w:fldChar w:fldCharType="separate"/>
    </w:r>
    <w:r w:rsidR="00C5312E" w:rsidRPr="00C5312E">
      <w:rPr>
        <w:noProof/>
        <w:lang w:val="zh-CN"/>
      </w:rPr>
      <w:t>1</w:t>
    </w:r>
    <w:r w:rsidRPr="002953CC">
      <w:fldChar w:fldCharType="end"/>
    </w:r>
    <w:r w:rsidRPr="002953CC">
      <w:t xml:space="preserve"> of 2</w:t>
    </w:r>
    <w:r>
      <w:t>2</w:t>
    </w:r>
  </w:p>
  <w:p w14:paraId="5B6F172E" w14:textId="77777777" w:rsidR="00246346" w:rsidRDefault="00246346">
    <w:pPr>
      <w:ind w:firstLine="5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447D7" w14:textId="6302BEE9" w:rsidR="00246346" w:rsidRDefault="00246346" w:rsidP="000427C7">
    <w:pPr>
      <w:pStyle w:val="a4"/>
      <w:ind w:firstLine="383"/>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4CD"/>
    <w:multiLevelType w:val="hybridMultilevel"/>
    <w:tmpl w:val="69C41878"/>
    <w:lvl w:ilvl="0" w:tplc="892E3704">
      <w:start w:val="1"/>
      <w:numFmt w:val="decimal"/>
      <w:pStyle w:val="3"/>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 w15:restartNumberingAfterBreak="0">
    <w:nsid w:val="08BF40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A65CD6"/>
    <w:multiLevelType w:val="hybridMultilevel"/>
    <w:tmpl w:val="FE58058C"/>
    <w:lvl w:ilvl="0" w:tplc="4F085262">
      <w:start w:val="1"/>
      <w:numFmt w:val="lowerLetter"/>
      <w:lvlText w:val="%1."/>
      <w:lvlJc w:val="left"/>
      <w:pPr>
        <w:ind w:left="871" w:hanging="36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3" w15:restartNumberingAfterBreak="0">
    <w:nsid w:val="0E0168B0"/>
    <w:multiLevelType w:val="hybridMultilevel"/>
    <w:tmpl w:val="0BA2B5DC"/>
    <w:lvl w:ilvl="0" w:tplc="0409000F">
      <w:start w:val="1"/>
      <w:numFmt w:val="decimal"/>
      <w:lvlText w:val="%1."/>
      <w:lvlJc w:val="left"/>
      <w:pPr>
        <w:ind w:left="931" w:hanging="420"/>
      </w:p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4" w15:restartNumberingAfterBreak="0">
    <w:nsid w:val="15906402"/>
    <w:multiLevelType w:val="hybridMultilevel"/>
    <w:tmpl w:val="F0045F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A132935"/>
    <w:multiLevelType w:val="hybridMultilevel"/>
    <w:tmpl w:val="2A80E11E"/>
    <w:lvl w:ilvl="0" w:tplc="0409000F">
      <w:start w:val="1"/>
      <w:numFmt w:val="decimal"/>
      <w:lvlText w:val="%1."/>
      <w:lvlJc w:val="left"/>
      <w:pPr>
        <w:ind w:left="420" w:hanging="420"/>
      </w:pPr>
    </w:lvl>
    <w:lvl w:ilvl="1" w:tplc="53B6EDB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2F7FAB"/>
    <w:multiLevelType w:val="multilevel"/>
    <w:tmpl w:val="2ADCAA9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E4057C7"/>
    <w:multiLevelType w:val="hybridMultilevel"/>
    <w:tmpl w:val="6E0E959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FFB3FE1"/>
    <w:multiLevelType w:val="multilevel"/>
    <w:tmpl w:val="9EACD07A"/>
    <w:lvl w:ilvl="0">
      <w:start w:val="1"/>
      <w:numFmt w:val="decimal"/>
      <w:pStyle w:val="1"/>
      <w:lvlText w:val="%1."/>
      <w:lvlJc w:val="left"/>
      <w:pPr>
        <w:ind w:left="425" w:hanging="425"/>
      </w:pPr>
      <w:rPr>
        <w:rFonts w:hint="eastAsia"/>
      </w:rPr>
    </w:lvl>
    <w:lvl w:ilvl="1">
      <w:start w:val="1"/>
      <w:numFmt w:val="decimal"/>
      <w:pStyle w:val="2"/>
      <w:lvlText w:val="%1.%2."/>
      <w:lvlJc w:val="left"/>
      <w:pPr>
        <w:ind w:left="1135" w:hanging="567"/>
      </w:pPr>
      <w:rPr>
        <w:rFonts w:hint="eastAsia"/>
      </w:rPr>
    </w:lvl>
    <w:lvl w:ilvl="2">
      <w:start w:val="1"/>
      <w:numFmt w:val="decimal"/>
      <w:pStyle w:val="30"/>
      <w:lvlText w:val="%1.%2.%3."/>
      <w:lvlJc w:val="left"/>
      <w:pPr>
        <w:ind w:left="3403" w:hanging="709"/>
      </w:pPr>
      <w:rPr>
        <w:rFonts w:ascii="Times New Roman" w:hAnsi="Times New Roman"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4BDD160B"/>
    <w:multiLevelType w:val="multilevel"/>
    <w:tmpl w:val="23AA84F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hAnsi="Times New Roman"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EF43A88"/>
    <w:multiLevelType w:val="multilevel"/>
    <w:tmpl w:val="42C6FCE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FEE1AB5"/>
    <w:multiLevelType w:val="hybridMultilevel"/>
    <w:tmpl w:val="86AE2FC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786182"/>
    <w:multiLevelType w:val="hybridMultilevel"/>
    <w:tmpl w:val="E8E061F4"/>
    <w:lvl w:ilvl="0" w:tplc="EFDC797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616122AC"/>
    <w:multiLevelType w:val="hybridMultilevel"/>
    <w:tmpl w:val="C358B9FE"/>
    <w:lvl w:ilvl="0" w:tplc="A0BA6CFE">
      <w:start w:val="1"/>
      <w:numFmt w:val="lowerLetter"/>
      <w:lvlText w:val="%1."/>
      <w:lvlJc w:val="left"/>
      <w:pPr>
        <w:ind w:left="871" w:hanging="36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14" w15:restartNumberingAfterBreak="0">
    <w:nsid w:val="70F83200"/>
    <w:multiLevelType w:val="hybridMultilevel"/>
    <w:tmpl w:val="B58C29EC"/>
    <w:lvl w:ilvl="0" w:tplc="53B6EDB8">
      <w:start w:val="1"/>
      <w:numFmt w:val="decimal"/>
      <w:lvlText w:val="%1."/>
      <w:lvlJc w:val="left"/>
      <w:pPr>
        <w:ind w:left="931" w:hanging="420"/>
      </w:pPr>
      <w:rPr>
        <w:rFonts w:hint="eastAsia"/>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15" w15:restartNumberingAfterBreak="0">
    <w:nsid w:val="74C32C1D"/>
    <w:multiLevelType w:val="hybridMultilevel"/>
    <w:tmpl w:val="F2425838"/>
    <w:lvl w:ilvl="0" w:tplc="5F54B2CC">
      <w:start w:val="1"/>
      <w:numFmt w:val="decimal"/>
      <w:lvlText w:val="%1."/>
      <w:lvlJc w:val="left"/>
      <w:pPr>
        <w:ind w:left="871" w:hanging="36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10"/>
  </w:num>
  <w:num w:numId="7">
    <w:abstractNumId w:val="6"/>
  </w:num>
  <w:num w:numId="8">
    <w:abstractNumId w:val="13"/>
  </w:num>
  <w:num w:numId="9">
    <w:abstractNumId w:val="2"/>
  </w:num>
  <w:num w:numId="10">
    <w:abstractNumId w:val="12"/>
  </w:num>
  <w:num w:numId="11">
    <w:abstractNumId w:val="9"/>
  </w:num>
  <w:num w:numId="12">
    <w:abstractNumId w:val="7"/>
  </w:num>
  <w:num w:numId="13">
    <w:abstractNumId w:val="4"/>
  </w:num>
  <w:num w:numId="14">
    <w:abstractNumId w:val="15"/>
  </w:num>
  <w:num w:numId="15">
    <w:abstractNumId w:val="11"/>
  </w:num>
  <w:num w:numId="16">
    <w:abstractNumId w:val="5"/>
  </w:num>
  <w:num w:numId="17">
    <w:abstractNumId w:val="3"/>
  </w:num>
  <w:num w:numId="18">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向 佳雯">
    <w15:presenceInfo w15:providerId="Windows Live" w15:userId="b6e590975087caf0"/>
  </w15:person>
  <w15:person w15:author="袁宇昊">
    <w15:presenceInfo w15:providerId="None" w15:userId="袁宇昊"/>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8AD"/>
    <w:rsid w:val="00001A3A"/>
    <w:rsid w:val="00001A97"/>
    <w:rsid w:val="00003017"/>
    <w:rsid w:val="000034A9"/>
    <w:rsid w:val="00003833"/>
    <w:rsid w:val="00003D4F"/>
    <w:rsid w:val="000067AF"/>
    <w:rsid w:val="000069F8"/>
    <w:rsid w:val="00010456"/>
    <w:rsid w:val="0001065C"/>
    <w:rsid w:val="00011FF2"/>
    <w:rsid w:val="00015E3E"/>
    <w:rsid w:val="00016E95"/>
    <w:rsid w:val="000172C9"/>
    <w:rsid w:val="00017FFB"/>
    <w:rsid w:val="0002082F"/>
    <w:rsid w:val="00020B46"/>
    <w:rsid w:val="00021821"/>
    <w:rsid w:val="0002208E"/>
    <w:rsid w:val="00022F71"/>
    <w:rsid w:val="00023805"/>
    <w:rsid w:val="000238BD"/>
    <w:rsid w:val="00023F2D"/>
    <w:rsid w:val="000258D7"/>
    <w:rsid w:val="00030046"/>
    <w:rsid w:val="000303BD"/>
    <w:rsid w:val="00031427"/>
    <w:rsid w:val="000314A4"/>
    <w:rsid w:val="00031CC4"/>
    <w:rsid w:val="00033196"/>
    <w:rsid w:val="0003643C"/>
    <w:rsid w:val="00036851"/>
    <w:rsid w:val="00037025"/>
    <w:rsid w:val="00037398"/>
    <w:rsid w:val="00037492"/>
    <w:rsid w:val="000405B5"/>
    <w:rsid w:val="0004199F"/>
    <w:rsid w:val="00041E78"/>
    <w:rsid w:val="000423C5"/>
    <w:rsid w:val="000427C7"/>
    <w:rsid w:val="000431B5"/>
    <w:rsid w:val="00043F2F"/>
    <w:rsid w:val="000451F7"/>
    <w:rsid w:val="000461D3"/>
    <w:rsid w:val="00047074"/>
    <w:rsid w:val="000474D3"/>
    <w:rsid w:val="00047C03"/>
    <w:rsid w:val="000502A7"/>
    <w:rsid w:val="0005070B"/>
    <w:rsid w:val="00051254"/>
    <w:rsid w:val="00053112"/>
    <w:rsid w:val="00054251"/>
    <w:rsid w:val="000555FD"/>
    <w:rsid w:val="00056756"/>
    <w:rsid w:val="00057A77"/>
    <w:rsid w:val="000601E6"/>
    <w:rsid w:val="00060D73"/>
    <w:rsid w:val="00061AC8"/>
    <w:rsid w:val="00062548"/>
    <w:rsid w:val="000630AC"/>
    <w:rsid w:val="000630DE"/>
    <w:rsid w:val="00063B63"/>
    <w:rsid w:val="00063FFA"/>
    <w:rsid w:val="00065596"/>
    <w:rsid w:val="00066016"/>
    <w:rsid w:val="000664ED"/>
    <w:rsid w:val="00066B28"/>
    <w:rsid w:val="0007171B"/>
    <w:rsid w:val="00074049"/>
    <w:rsid w:val="0007613E"/>
    <w:rsid w:val="00080C37"/>
    <w:rsid w:val="00081443"/>
    <w:rsid w:val="0008233F"/>
    <w:rsid w:val="0008242A"/>
    <w:rsid w:val="00083DBA"/>
    <w:rsid w:val="000900F6"/>
    <w:rsid w:val="00092C36"/>
    <w:rsid w:val="0009380F"/>
    <w:rsid w:val="00093C57"/>
    <w:rsid w:val="00095FDA"/>
    <w:rsid w:val="00097D81"/>
    <w:rsid w:val="000A107D"/>
    <w:rsid w:val="000A1ECC"/>
    <w:rsid w:val="000A1EF1"/>
    <w:rsid w:val="000A1FE1"/>
    <w:rsid w:val="000A313D"/>
    <w:rsid w:val="000A334A"/>
    <w:rsid w:val="000A4F07"/>
    <w:rsid w:val="000A5103"/>
    <w:rsid w:val="000A59BA"/>
    <w:rsid w:val="000A5C1E"/>
    <w:rsid w:val="000B39B3"/>
    <w:rsid w:val="000B3F72"/>
    <w:rsid w:val="000B4633"/>
    <w:rsid w:val="000B46B1"/>
    <w:rsid w:val="000B4C08"/>
    <w:rsid w:val="000B6A4E"/>
    <w:rsid w:val="000B6AB9"/>
    <w:rsid w:val="000B6BE7"/>
    <w:rsid w:val="000B76F9"/>
    <w:rsid w:val="000B7BF7"/>
    <w:rsid w:val="000C12FE"/>
    <w:rsid w:val="000C18BB"/>
    <w:rsid w:val="000C3960"/>
    <w:rsid w:val="000C3C72"/>
    <w:rsid w:val="000C3CED"/>
    <w:rsid w:val="000C3EED"/>
    <w:rsid w:val="000C540E"/>
    <w:rsid w:val="000C6689"/>
    <w:rsid w:val="000D01DC"/>
    <w:rsid w:val="000D0904"/>
    <w:rsid w:val="000D09D8"/>
    <w:rsid w:val="000D2B8D"/>
    <w:rsid w:val="000D6788"/>
    <w:rsid w:val="000D74E1"/>
    <w:rsid w:val="000E0CD6"/>
    <w:rsid w:val="000E1309"/>
    <w:rsid w:val="000E26F1"/>
    <w:rsid w:val="000E3C97"/>
    <w:rsid w:val="000E4BA2"/>
    <w:rsid w:val="000E607E"/>
    <w:rsid w:val="000E6738"/>
    <w:rsid w:val="000E755B"/>
    <w:rsid w:val="000E78BC"/>
    <w:rsid w:val="000F158B"/>
    <w:rsid w:val="000F24A1"/>
    <w:rsid w:val="000F35F1"/>
    <w:rsid w:val="000F3893"/>
    <w:rsid w:val="000F42F3"/>
    <w:rsid w:val="000F42FE"/>
    <w:rsid w:val="000F472B"/>
    <w:rsid w:val="000F5318"/>
    <w:rsid w:val="000F5D3D"/>
    <w:rsid w:val="000F5E19"/>
    <w:rsid w:val="000F649B"/>
    <w:rsid w:val="000F7703"/>
    <w:rsid w:val="001019A8"/>
    <w:rsid w:val="00101AB7"/>
    <w:rsid w:val="00101C75"/>
    <w:rsid w:val="001053ED"/>
    <w:rsid w:val="00106A70"/>
    <w:rsid w:val="00106FB5"/>
    <w:rsid w:val="0011061C"/>
    <w:rsid w:val="00112383"/>
    <w:rsid w:val="00112AD8"/>
    <w:rsid w:val="001134B0"/>
    <w:rsid w:val="001147EB"/>
    <w:rsid w:val="00115345"/>
    <w:rsid w:val="0011539F"/>
    <w:rsid w:val="00115820"/>
    <w:rsid w:val="00115D5B"/>
    <w:rsid w:val="001201D7"/>
    <w:rsid w:val="00120562"/>
    <w:rsid w:val="0012164C"/>
    <w:rsid w:val="0012253C"/>
    <w:rsid w:val="001229B1"/>
    <w:rsid w:val="0012465D"/>
    <w:rsid w:val="00125AA8"/>
    <w:rsid w:val="0012731B"/>
    <w:rsid w:val="0013227A"/>
    <w:rsid w:val="001332C7"/>
    <w:rsid w:val="0013345C"/>
    <w:rsid w:val="00133E05"/>
    <w:rsid w:val="001344B5"/>
    <w:rsid w:val="001345FA"/>
    <w:rsid w:val="00134770"/>
    <w:rsid w:val="00134BC4"/>
    <w:rsid w:val="00134E8A"/>
    <w:rsid w:val="0013562F"/>
    <w:rsid w:val="0013708E"/>
    <w:rsid w:val="001418A7"/>
    <w:rsid w:val="0014341F"/>
    <w:rsid w:val="00143A51"/>
    <w:rsid w:val="0014550B"/>
    <w:rsid w:val="0014568F"/>
    <w:rsid w:val="00146278"/>
    <w:rsid w:val="0014702C"/>
    <w:rsid w:val="001471F1"/>
    <w:rsid w:val="00147593"/>
    <w:rsid w:val="001518D2"/>
    <w:rsid w:val="00152214"/>
    <w:rsid w:val="0015272B"/>
    <w:rsid w:val="00152779"/>
    <w:rsid w:val="0015402B"/>
    <w:rsid w:val="00154D7A"/>
    <w:rsid w:val="00154E9E"/>
    <w:rsid w:val="00155283"/>
    <w:rsid w:val="001565F4"/>
    <w:rsid w:val="001568CE"/>
    <w:rsid w:val="00157C2B"/>
    <w:rsid w:val="00160E62"/>
    <w:rsid w:val="001615EA"/>
    <w:rsid w:val="00163496"/>
    <w:rsid w:val="00163674"/>
    <w:rsid w:val="00163BD6"/>
    <w:rsid w:val="0016496F"/>
    <w:rsid w:val="00164A0C"/>
    <w:rsid w:val="00165AC9"/>
    <w:rsid w:val="001665EC"/>
    <w:rsid w:val="001669B8"/>
    <w:rsid w:val="0016755E"/>
    <w:rsid w:val="00167A51"/>
    <w:rsid w:val="00167D71"/>
    <w:rsid w:val="00167EF0"/>
    <w:rsid w:val="001701FE"/>
    <w:rsid w:val="00171A09"/>
    <w:rsid w:val="00171F95"/>
    <w:rsid w:val="0017212A"/>
    <w:rsid w:val="00172785"/>
    <w:rsid w:val="0017291B"/>
    <w:rsid w:val="00172F99"/>
    <w:rsid w:val="00172FE3"/>
    <w:rsid w:val="0017424A"/>
    <w:rsid w:val="0017522E"/>
    <w:rsid w:val="00176F91"/>
    <w:rsid w:val="00180AFA"/>
    <w:rsid w:val="00181757"/>
    <w:rsid w:val="0018190D"/>
    <w:rsid w:val="00183022"/>
    <w:rsid w:val="00183BD7"/>
    <w:rsid w:val="00184198"/>
    <w:rsid w:val="001843FA"/>
    <w:rsid w:val="00186AF2"/>
    <w:rsid w:val="00186EE5"/>
    <w:rsid w:val="00187663"/>
    <w:rsid w:val="001900AC"/>
    <w:rsid w:val="00190FD5"/>
    <w:rsid w:val="00191A8C"/>
    <w:rsid w:val="0019294C"/>
    <w:rsid w:val="001929DA"/>
    <w:rsid w:val="001948BA"/>
    <w:rsid w:val="00195107"/>
    <w:rsid w:val="001965F1"/>
    <w:rsid w:val="00196727"/>
    <w:rsid w:val="0019677D"/>
    <w:rsid w:val="00196895"/>
    <w:rsid w:val="00197985"/>
    <w:rsid w:val="001A02EF"/>
    <w:rsid w:val="001A0BBE"/>
    <w:rsid w:val="001A1AB2"/>
    <w:rsid w:val="001A2144"/>
    <w:rsid w:val="001A2165"/>
    <w:rsid w:val="001A23D9"/>
    <w:rsid w:val="001A2446"/>
    <w:rsid w:val="001A294C"/>
    <w:rsid w:val="001A2991"/>
    <w:rsid w:val="001A4481"/>
    <w:rsid w:val="001A450C"/>
    <w:rsid w:val="001A5024"/>
    <w:rsid w:val="001A5A1B"/>
    <w:rsid w:val="001A5C7A"/>
    <w:rsid w:val="001A5E67"/>
    <w:rsid w:val="001A618F"/>
    <w:rsid w:val="001A76A3"/>
    <w:rsid w:val="001A7AD0"/>
    <w:rsid w:val="001B0387"/>
    <w:rsid w:val="001B1E43"/>
    <w:rsid w:val="001B1E73"/>
    <w:rsid w:val="001B4022"/>
    <w:rsid w:val="001B5357"/>
    <w:rsid w:val="001B564D"/>
    <w:rsid w:val="001B5951"/>
    <w:rsid w:val="001B6CB0"/>
    <w:rsid w:val="001B7662"/>
    <w:rsid w:val="001B7CFA"/>
    <w:rsid w:val="001C097C"/>
    <w:rsid w:val="001C1011"/>
    <w:rsid w:val="001C1C3B"/>
    <w:rsid w:val="001C1C72"/>
    <w:rsid w:val="001C24DC"/>
    <w:rsid w:val="001C484A"/>
    <w:rsid w:val="001C4D7F"/>
    <w:rsid w:val="001C4FF5"/>
    <w:rsid w:val="001C52A8"/>
    <w:rsid w:val="001C53D2"/>
    <w:rsid w:val="001C5E24"/>
    <w:rsid w:val="001C603D"/>
    <w:rsid w:val="001C7E3F"/>
    <w:rsid w:val="001D0A9B"/>
    <w:rsid w:val="001D0F5C"/>
    <w:rsid w:val="001D1980"/>
    <w:rsid w:val="001D1BBC"/>
    <w:rsid w:val="001D3C65"/>
    <w:rsid w:val="001D422E"/>
    <w:rsid w:val="001D447F"/>
    <w:rsid w:val="001E01CF"/>
    <w:rsid w:val="001E08E0"/>
    <w:rsid w:val="001E4A9D"/>
    <w:rsid w:val="001E51A4"/>
    <w:rsid w:val="001E5D42"/>
    <w:rsid w:val="001E73FB"/>
    <w:rsid w:val="001E786D"/>
    <w:rsid w:val="001E7E72"/>
    <w:rsid w:val="001F01E2"/>
    <w:rsid w:val="001F0255"/>
    <w:rsid w:val="001F29BA"/>
    <w:rsid w:val="001F3211"/>
    <w:rsid w:val="001F3CD4"/>
    <w:rsid w:val="001F3DD9"/>
    <w:rsid w:val="001F7271"/>
    <w:rsid w:val="001F75A7"/>
    <w:rsid w:val="0020048D"/>
    <w:rsid w:val="00201046"/>
    <w:rsid w:val="00201CD7"/>
    <w:rsid w:val="0020201D"/>
    <w:rsid w:val="002021D8"/>
    <w:rsid w:val="002036CE"/>
    <w:rsid w:val="002037D1"/>
    <w:rsid w:val="00205158"/>
    <w:rsid w:val="00205385"/>
    <w:rsid w:val="0020628F"/>
    <w:rsid w:val="00206577"/>
    <w:rsid w:val="002071C8"/>
    <w:rsid w:val="002074EC"/>
    <w:rsid w:val="0020787D"/>
    <w:rsid w:val="00207907"/>
    <w:rsid w:val="00207F45"/>
    <w:rsid w:val="00210DFA"/>
    <w:rsid w:val="00211138"/>
    <w:rsid w:val="0021155B"/>
    <w:rsid w:val="00211C06"/>
    <w:rsid w:val="00212944"/>
    <w:rsid w:val="0021338D"/>
    <w:rsid w:val="002139D4"/>
    <w:rsid w:val="00213B59"/>
    <w:rsid w:val="0021509B"/>
    <w:rsid w:val="002152F6"/>
    <w:rsid w:val="002163CD"/>
    <w:rsid w:val="00216824"/>
    <w:rsid w:val="00216A0C"/>
    <w:rsid w:val="00220A11"/>
    <w:rsid w:val="00220E04"/>
    <w:rsid w:val="0022180E"/>
    <w:rsid w:val="00222085"/>
    <w:rsid w:val="002225D1"/>
    <w:rsid w:val="0022299F"/>
    <w:rsid w:val="00222AD6"/>
    <w:rsid w:val="00223427"/>
    <w:rsid w:val="002238B1"/>
    <w:rsid w:val="002244B8"/>
    <w:rsid w:val="00224A13"/>
    <w:rsid w:val="00226AD1"/>
    <w:rsid w:val="002277E7"/>
    <w:rsid w:val="00231F27"/>
    <w:rsid w:val="002328F0"/>
    <w:rsid w:val="00233149"/>
    <w:rsid w:val="00234EE4"/>
    <w:rsid w:val="00234F29"/>
    <w:rsid w:val="00236F48"/>
    <w:rsid w:val="002374E8"/>
    <w:rsid w:val="002378EC"/>
    <w:rsid w:val="0024028B"/>
    <w:rsid w:val="00241DE7"/>
    <w:rsid w:val="00242F4B"/>
    <w:rsid w:val="00243817"/>
    <w:rsid w:val="00245453"/>
    <w:rsid w:val="00245C82"/>
    <w:rsid w:val="002460CC"/>
    <w:rsid w:val="00246346"/>
    <w:rsid w:val="00247796"/>
    <w:rsid w:val="002500D7"/>
    <w:rsid w:val="00252138"/>
    <w:rsid w:val="00253403"/>
    <w:rsid w:val="00253B74"/>
    <w:rsid w:val="00254082"/>
    <w:rsid w:val="002541CB"/>
    <w:rsid w:val="00254ACF"/>
    <w:rsid w:val="00257320"/>
    <w:rsid w:val="00257EC9"/>
    <w:rsid w:val="00260388"/>
    <w:rsid w:val="002613D4"/>
    <w:rsid w:val="00261833"/>
    <w:rsid w:val="00261C88"/>
    <w:rsid w:val="002622C4"/>
    <w:rsid w:val="00263AFA"/>
    <w:rsid w:val="0026445A"/>
    <w:rsid w:val="00264CF6"/>
    <w:rsid w:val="002671AC"/>
    <w:rsid w:val="00270331"/>
    <w:rsid w:val="00270734"/>
    <w:rsid w:val="00270A48"/>
    <w:rsid w:val="00271D81"/>
    <w:rsid w:val="0027315F"/>
    <w:rsid w:val="00274722"/>
    <w:rsid w:val="002754FF"/>
    <w:rsid w:val="002768AC"/>
    <w:rsid w:val="00276979"/>
    <w:rsid w:val="00277315"/>
    <w:rsid w:val="0027795F"/>
    <w:rsid w:val="002808CB"/>
    <w:rsid w:val="00281316"/>
    <w:rsid w:val="0028496D"/>
    <w:rsid w:val="00286319"/>
    <w:rsid w:val="00286F96"/>
    <w:rsid w:val="002900C4"/>
    <w:rsid w:val="0029018B"/>
    <w:rsid w:val="0029238E"/>
    <w:rsid w:val="0029251B"/>
    <w:rsid w:val="002948E2"/>
    <w:rsid w:val="002950C3"/>
    <w:rsid w:val="0029553D"/>
    <w:rsid w:val="00296C68"/>
    <w:rsid w:val="00297EA6"/>
    <w:rsid w:val="002A11BE"/>
    <w:rsid w:val="002A2893"/>
    <w:rsid w:val="002A74F6"/>
    <w:rsid w:val="002B0388"/>
    <w:rsid w:val="002B095F"/>
    <w:rsid w:val="002B13B6"/>
    <w:rsid w:val="002B17F3"/>
    <w:rsid w:val="002B2001"/>
    <w:rsid w:val="002B3148"/>
    <w:rsid w:val="002B37A9"/>
    <w:rsid w:val="002B37F2"/>
    <w:rsid w:val="002B4532"/>
    <w:rsid w:val="002B5CE7"/>
    <w:rsid w:val="002B6455"/>
    <w:rsid w:val="002C0106"/>
    <w:rsid w:val="002C0EB5"/>
    <w:rsid w:val="002C3A85"/>
    <w:rsid w:val="002C3D5A"/>
    <w:rsid w:val="002C4D71"/>
    <w:rsid w:val="002C52B5"/>
    <w:rsid w:val="002C718D"/>
    <w:rsid w:val="002D06FF"/>
    <w:rsid w:val="002D0884"/>
    <w:rsid w:val="002D18D6"/>
    <w:rsid w:val="002D1EAD"/>
    <w:rsid w:val="002D264E"/>
    <w:rsid w:val="002D500C"/>
    <w:rsid w:val="002D5160"/>
    <w:rsid w:val="002D5C18"/>
    <w:rsid w:val="002D5F23"/>
    <w:rsid w:val="002D6CC5"/>
    <w:rsid w:val="002E0526"/>
    <w:rsid w:val="002E100C"/>
    <w:rsid w:val="002E1233"/>
    <w:rsid w:val="002E33E3"/>
    <w:rsid w:val="002E485A"/>
    <w:rsid w:val="002E61C5"/>
    <w:rsid w:val="002E681B"/>
    <w:rsid w:val="002F011F"/>
    <w:rsid w:val="002F1A70"/>
    <w:rsid w:val="002F1EE5"/>
    <w:rsid w:val="002F1F93"/>
    <w:rsid w:val="002F20DF"/>
    <w:rsid w:val="002F34CA"/>
    <w:rsid w:val="002F3ED0"/>
    <w:rsid w:val="002F4276"/>
    <w:rsid w:val="002F5DCC"/>
    <w:rsid w:val="002F6619"/>
    <w:rsid w:val="003001A7"/>
    <w:rsid w:val="003002EE"/>
    <w:rsid w:val="00300451"/>
    <w:rsid w:val="00300F28"/>
    <w:rsid w:val="00301221"/>
    <w:rsid w:val="00301633"/>
    <w:rsid w:val="00301B6C"/>
    <w:rsid w:val="0030277E"/>
    <w:rsid w:val="003049BD"/>
    <w:rsid w:val="00304E7B"/>
    <w:rsid w:val="0030546B"/>
    <w:rsid w:val="00305845"/>
    <w:rsid w:val="00305E1D"/>
    <w:rsid w:val="00306A98"/>
    <w:rsid w:val="00306B67"/>
    <w:rsid w:val="0030706A"/>
    <w:rsid w:val="00307353"/>
    <w:rsid w:val="0031194C"/>
    <w:rsid w:val="00312568"/>
    <w:rsid w:val="003148AC"/>
    <w:rsid w:val="00315331"/>
    <w:rsid w:val="00315679"/>
    <w:rsid w:val="00316534"/>
    <w:rsid w:val="00316AAA"/>
    <w:rsid w:val="003170E5"/>
    <w:rsid w:val="0031795F"/>
    <w:rsid w:val="0032128E"/>
    <w:rsid w:val="00321674"/>
    <w:rsid w:val="00321D95"/>
    <w:rsid w:val="00322971"/>
    <w:rsid w:val="00322C34"/>
    <w:rsid w:val="00322E93"/>
    <w:rsid w:val="0032334D"/>
    <w:rsid w:val="00323565"/>
    <w:rsid w:val="00324CC8"/>
    <w:rsid w:val="003257CF"/>
    <w:rsid w:val="00325C22"/>
    <w:rsid w:val="00325E82"/>
    <w:rsid w:val="00327188"/>
    <w:rsid w:val="00330630"/>
    <w:rsid w:val="00330B67"/>
    <w:rsid w:val="003317F8"/>
    <w:rsid w:val="00331874"/>
    <w:rsid w:val="00333791"/>
    <w:rsid w:val="003361E4"/>
    <w:rsid w:val="003367FC"/>
    <w:rsid w:val="00336867"/>
    <w:rsid w:val="00336BAC"/>
    <w:rsid w:val="00337AF8"/>
    <w:rsid w:val="00337B62"/>
    <w:rsid w:val="0034195A"/>
    <w:rsid w:val="00342DBA"/>
    <w:rsid w:val="00342FB4"/>
    <w:rsid w:val="00343F78"/>
    <w:rsid w:val="00345E97"/>
    <w:rsid w:val="0034613D"/>
    <w:rsid w:val="00346909"/>
    <w:rsid w:val="00347D14"/>
    <w:rsid w:val="00350959"/>
    <w:rsid w:val="00350E69"/>
    <w:rsid w:val="00351191"/>
    <w:rsid w:val="0035176A"/>
    <w:rsid w:val="00354424"/>
    <w:rsid w:val="00355A3D"/>
    <w:rsid w:val="00356454"/>
    <w:rsid w:val="003573DA"/>
    <w:rsid w:val="0035772A"/>
    <w:rsid w:val="00362192"/>
    <w:rsid w:val="00362F29"/>
    <w:rsid w:val="00363419"/>
    <w:rsid w:val="0036460C"/>
    <w:rsid w:val="00364936"/>
    <w:rsid w:val="00364A73"/>
    <w:rsid w:val="003657B7"/>
    <w:rsid w:val="003657B9"/>
    <w:rsid w:val="00365872"/>
    <w:rsid w:val="0036647C"/>
    <w:rsid w:val="00366BAB"/>
    <w:rsid w:val="00367030"/>
    <w:rsid w:val="00367107"/>
    <w:rsid w:val="00367777"/>
    <w:rsid w:val="003679AE"/>
    <w:rsid w:val="00367DED"/>
    <w:rsid w:val="00370786"/>
    <w:rsid w:val="00370945"/>
    <w:rsid w:val="00370EAA"/>
    <w:rsid w:val="0037174D"/>
    <w:rsid w:val="00372145"/>
    <w:rsid w:val="003728B6"/>
    <w:rsid w:val="00372B9D"/>
    <w:rsid w:val="0037483E"/>
    <w:rsid w:val="00375352"/>
    <w:rsid w:val="00375B63"/>
    <w:rsid w:val="00375DAA"/>
    <w:rsid w:val="00375E0D"/>
    <w:rsid w:val="00376098"/>
    <w:rsid w:val="00376240"/>
    <w:rsid w:val="00377D69"/>
    <w:rsid w:val="00381C3F"/>
    <w:rsid w:val="00381D61"/>
    <w:rsid w:val="00381EA5"/>
    <w:rsid w:val="0038212D"/>
    <w:rsid w:val="003834F7"/>
    <w:rsid w:val="0038446C"/>
    <w:rsid w:val="00390EAD"/>
    <w:rsid w:val="00390EF1"/>
    <w:rsid w:val="00392D6A"/>
    <w:rsid w:val="00392DA8"/>
    <w:rsid w:val="00393962"/>
    <w:rsid w:val="003941A5"/>
    <w:rsid w:val="00397DF4"/>
    <w:rsid w:val="003A0AC5"/>
    <w:rsid w:val="003A1A3E"/>
    <w:rsid w:val="003A2C9A"/>
    <w:rsid w:val="003A30F0"/>
    <w:rsid w:val="003A388F"/>
    <w:rsid w:val="003A3EB1"/>
    <w:rsid w:val="003A4D64"/>
    <w:rsid w:val="003A4ED8"/>
    <w:rsid w:val="003A5F5A"/>
    <w:rsid w:val="003A6049"/>
    <w:rsid w:val="003A66D3"/>
    <w:rsid w:val="003A68FA"/>
    <w:rsid w:val="003A77AF"/>
    <w:rsid w:val="003B34A3"/>
    <w:rsid w:val="003B3AEC"/>
    <w:rsid w:val="003B6BBA"/>
    <w:rsid w:val="003B71DB"/>
    <w:rsid w:val="003C2CB9"/>
    <w:rsid w:val="003C2D36"/>
    <w:rsid w:val="003C39BC"/>
    <w:rsid w:val="003C39D3"/>
    <w:rsid w:val="003C41E6"/>
    <w:rsid w:val="003C6C33"/>
    <w:rsid w:val="003C6FD5"/>
    <w:rsid w:val="003D0468"/>
    <w:rsid w:val="003D07F4"/>
    <w:rsid w:val="003D1727"/>
    <w:rsid w:val="003D1FD6"/>
    <w:rsid w:val="003D2B96"/>
    <w:rsid w:val="003D2E99"/>
    <w:rsid w:val="003D3B57"/>
    <w:rsid w:val="003D45C7"/>
    <w:rsid w:val="003D4F1D"/>
    <w:rsid w:val="003D53D8"/>
    <w:rsid w:val="003D5E3C"/>
    <w:rsid w:val="003D662A"/>
    <w:rsid w:val="003D7C82"/>
    <w:rsid w:val="003E281B"/>
    <w:rsid w:val="003E2F01"/>
    <w:rsid w:val="003E341B"/>
    <w:rsid w:val="003E371C"/>
    <w:rsid w:val="003E55A0"/>
    <w:rsid w:val="003E6D47"/>
    <w:rsid w:val="003F1EE0"/>
    <w:rsid w:val="003F254F"/>
    <w:rsid w:val="003F28E7"/>
    <w:rsid w:val="003F36B5"/>
    <w:rsid w:val="003F44CF"/>
    <w:rsid w:val="003F4F7C"/>
    <w:rsid w:val="003F4FF4"/>
    <w:rsid w:val="0040282B"/>
    <w:rsid w:val="00402AD7"/>
    <w:rsid w:val="00403536"/>
    <w:rsid w:val="00404723"/>
    <w:rsid w:val="004049A6"/>
    <w:rsid w:val="00404C9F"/>
    <w:rsid w:val="00405594"/>
    <w:rsid w:val="0040630B"/>
    <w:rsid w:val="004064F1"/>
    <w:rsid w:val="00406500"/>
    <w:rsid w:val="0040683D"/>
    <w:rsid w:val="00407026"/>
    <w:rsid w:val="0040762D"/>
    <w:rsid w:val="0040790C"/>
    <w:rsid w:val="00407AFE"/>
    <w:rsid w:val="00410EC6"/>
    <w:rsid w:val="004124E8"/>
    <w:rsid w:val="004124FE"/>
    <w:rsid w:val="00412534"/>
    <w:rsid w:val="004127F5"/>
    <w:rsid w:val="00412F63"/>
    <w:rsid w:val="004138BC"/>
    <w:rsid w:val="00414372"/>
    <w:rsid w:val="00415360"/>
    <w:rsid w:val="00415491"/>
    <w:rsid w:val="00416863"/>
    <w:rsid w:val="00416AA0"/>
    <w:rsid w:val="00420746"/>
    <w:rsid w:val="004216A8"/>
    <w:rsid w:val="00423E1F"/>
    <w:rsid w:val="0042490D"/>
    <w:rsid w:val="0042544E"/>
    <w:rsid w:val="00426EFC"/>
    <w:rsid w:val="0042749A"/>
    <w:rsid w:val="00427767"/>
    <w:rsid w:val="00427C23"/>
    <w:rsid w:val="00431587"/>
    <w:rsid w:val="00432225"/>
    <w:rsid w:val="00435344"/>
    <w:rsid w:val="00436453"/>
    <w:rsid w:val="00437CDA"/>
    <w:rsid w:val="00437CED"/>
    <w:rsid w:val="0044009C"/>
    <w:rsid w:val="00440149"/>
    <w:rsid w:val="00441837"/>
    <w:rsid w:val="0044190C"/>
    <w:rsid w:val="00441910"/>
    <w:rsid w:val="00442440"/>
    <w:rsid w:val="00442D1A"/>
    <w:rsid w:val="00443471"/>
    <w:rsid w:val="0044384D"/>
    <w:rsid w:val="00443BCE"/>
    <w:rsid w:val="00445763"/>
    <w:rsid w:val="004464FF"/>
    <w:rsid w:val="00446BB8"/>
    <w:rsid w:val="00447DC9"/>
    <w:rsid w:val="00450C3F"/>
    <w:rsid w:val="00451799"/>
    <w:rsid w:val="00451B16"/>
    <w:rsid w:val="00453F70"/>
    <w:rsid w:val="00454C1E"/>
    <w:rsid w:val="004566D4"/>
    <w:rsid w:val="0045793F"/>
    <w:rsid w:val="00457B37"/>
    <w:rsid w:val="004602E2"/>
    <w:rsid w:val="00460A70"/>
    <w:rsid w:val="00461949"/>
    <w:rsid w:val="00461CEF"/>
    <w:rsid w:val="00461F4C"/>
    <w:rsid w:val="00462163"/>
    <w:rsid w:val="00463687"/>
    <w:rsid w:val="004641C0"/>
    <w:rsid w:val="00466CB0"/>
    <w:rsid w:val="0047063E"/>
    <w:rsid w:val="00470917"/>
    <w:rsid w:val="00471233"/>
    <w:rsid w:val="004746C1"/>
    <w:rsid w:val="00474DD9"/>
    <w:rsid w:val="004752D7"/>
    <w:rsid w:val="00481012"/>
    <w:rsid w:val="004813C6"/>
    <w:rsid w:val="00482385"/>
    <w:rsid w:val="004826FE"/>
    <w:rsid w:val="004830BD"/>
    <w:rsid w:val="00483506"/>
    <w:rsid w:val="00483655"/>
    <w:rsid w:val="004842D2"/>
    <w:rsid w:val="00484F4A"/>
    <w:rsid w:val="00485975"/>
    <w:rsid w:val="00487495"/>
    <w:rsid w:val="00487C18"/>
    <w:rsid w:val="00490FCB"/>
    <w:rsid w:val="00491899"/>
    <w:rsid w:val="00493190"/>
    <w:rsid w:val="00493669"/>
    <w:rsid w:val="00494985"/>
    <w:rsid w:val="0049530D"/>
    <w:rsid w:val="004A31B7"/>
    <w:rsid w:val="004A46A3"/>
    <w:rsid w:val="004A56F4"/>
    <w:rsid w:val="004A59BB"/>
    <w:rsid w:val="004A604B"/>
    <w:rsid w:val="004A6B8A"/>
    <w:rsid w:val="004A6BC7"/>
    <w:rsid w:val="004A7066"/>
    <w:rsid w:val="004B332F"/>
    <w:rsid w:val="004B37D3"/>
    <w:rsid w:val="004B3DC7"/>
    <w:rsid w:val="004B3FC1"/>
    <w:rsid w:val="004B433F"/>
    <w:rsid w:val="004B5847"/>
    <w:rsid w:val="004B593C"/>
    <w:rsid w:val="004B5997"/>
    <w:rsid w:val="004B5D29"/>
    <w:rsid w:val="004B6977"/>
    <w:rsid w:val="004B75CE"/>
    <w:rsid w:val="004C08E4"/>
    <w:rsid w:val="004C09F7"/>
    <w:rsid w:val="004C0AC8"/>
    <w:rsid w:val="004C18E0"/>
    <w:rsid w:val="004C22C6"/>
    <w:rsid w:val="004C3A8C"/>
    <w:rsid w:val="004C3CE9"/>
    <w:rsid w:val="004C4040"/>
    <w:rsid w:val="004C481A"/>
    <w:rsid w:val="004C5483"/>
    <w:rsid w:val="004C621D"/>
    <w:rsid w:val="004D055F"/>
    <w:rsid w:val="004D0CFD"/>
    <w:rsid w:val="004D3559"/>
    <w:rsid w:val="004D62DC"/>
    <w:rsid w:val="004D72C2"/>
    <w:rsid w:val="004E0867"/>
    <w:rsid w:val="004E1A65"/>
    <w:rsid w:val="004E3899"/>
    <w:rsid w:val="004E5186"/>
    <w:rsid w:val="004E567D"/>
    <w:rsid w:val="004E650A"/>
    <w:rsid w:val="004E6E7D"/>
    <w:rsid w:val="004E700B"/>
    <w:rsid w:val="004F1D30"/>
    <w:rsid w:val="004F2D27"/>
    <w:rsid w:val="004F3AA9"/>
    <w:rsid w:val="004F3ABC"/>
    <w:rsid w:val="004F3BB6"/>
    <w:rsid w:val="004F4758"/>
    <w:rsid w:val="004F493F"/>
    <w:rsid w:val="004F4A84"/>
    <w:rsid w:val="004F7204"/>
    <w:rsid w:val="004F7E06"/>
    <w:rsid w:val="005005EC"/>
    <w:rsid w:val="0050375F"/>
    <w:rsid w:val="005037CE"/>
    <w:rsid w:val="005042F3"/>
    <w:rsid w:val="00505938"/>
    <w:rsid w:val="00505DA6"/>
    <w:rsid w:val="00506E17"/>
    <w:rsid w:val="00507460"/>
    <w:rsid w:val="005076C9"/>
    <w:rsid w:val="00507E08"/>
    <w:rsid w:val="00511FAE"/>
    <w:rsid w:val="0051213B"/>
    <w:rsid w:val="00512440"/>
    <w:rsid w:val="00514274"/>
    <w:rsid w:val="005146A3"/>
    <w:rsid w:val="00514DC5"/>
    <w:rsid w:val="00514ECD"/>
    <w:rsid w:val="00514FF1"/>
    <w:rsid w:val="00515122"/>
    <w:rsid w:val="005158C0"/>
    <w:rsid w:val="00521077"/>
    <w:rsid w:val="0052112D"/>
    <w:rsid w:val="00521EB4"/>
    <w:rsid w:val="00522186"/>
    <w:rsid w:val="005235A8"/>
    <w:rsid w:val="005246C4"/>
    <w:rsid w:val="005257AB"/>
    <w:rsid w:val="00526421"/>
    <w:rsid w:val="00527214"/>
    <w:rsid w:val="00527A28"/>
    <w:rsid w:val="00527C72"/>
    <w:rsid w:val="0053144D"/>
    <w:rsid w:val="00531BF8"/>
    <w:rsid w:val="005327A9"/>
    <w:rsid w:val="00532F7D"/>
    <w:rsid w:val="005331C3"/>
    <w:rsid w:val="00535B63"/>
    <w:rsid w:val="00536E86"/>
    <w:rsid w:val="00537DC5"/>
    <w:rsid w:val="0054027F"/>
    <w:rsid w:val="005415C0"/>
    <w:rsid w:val="00541C7C"/>
    <w:rsid w:val="00541CDF"/>
    <w:rsid w:val="0054227E"/>
    <w:rsid w:val="00542C9A"/>
    <w:rsid w:val="00545292"/>
    <w:rsid w:val="005465B5"/>
    <w:rsid w:val="00547678"/>
    <w:rsid w:val="00547790"/>
    <w:rsid w:val="00547CE9"/>
    <w:rsid w:val="00550000"/>
    <w:rsid w:val="005522FF"/>
    <w:rsid w:val="00553E9D"/>
    <w:rsid w:val="00553EF1"/>
    <w:rsid w:val="005565E2"/>
    <w:rsid w:val="00556618"/>
    <w:rsid w:val="00560153"/>
    <w:rsid w:val="00561549"/>
    <w:rsid w:val="0056218A"/>
    <w:rsid w:val="005623F7"/>
    <w:rsid w:val="00562733"/>
    <w:rsid w:val="00563951"/>
    <w:rsid w:val="005649D1"/>
    <w:rsid w:val="00565C7F"/>
    <w:rsid w:val="00566C95"/>
    <w:rsid w:val="00567766"/>
    <w:rsid w:val="005677F8"/>
    <w:rsid w:val="0057072C"/>
    <w:rsid w:val="005735A5"/>
    <w:rsid w:val="0057387F"/>
    <w:rsid w:val="00575A0E"/>
    <w:rsid w:val="00577045"/>
    <w:rsid w:val="005801CC"/>
    <w:rsid w:val="00580868"/>
    <w:rsid w:val="0058090E"/>
    <w:rsid w:val="005814EA"/>
    <w:rsid w:val="0058238C"/>
    <w:rsid w:val="005839A5"/>
    <w:rsid w:val="00583E45"/>
    <w:rsid w:val="00583F87"/>
    <w:rsid w:val="005859E9"/>
    <w:rsid w:val="00587AA0"/>
    <w:rsid w:val="00590316"/>
    <w:rsid w:val="00590A08"/>
    <w:rsid w:val="00591D30"/>
    <w:rsid w:val="00592BC4"/>
    <w:rsid w:val="005939D2"/>
    <w:rsid w:val="005943F4"/>
    <w:rsid w:val="00594A24"/>
    <w:rsid w:val="00594A4D"/>
    <w:rsid w:val="00594D4A"/>
    <w:rsid w:val="00594E62"/>
    <w:rsid w:val="005A02E2"/>
    <w:rsid w:val="005A09F1"/>
    <w:rsid w:val="005A1F95"/>
    <w:rsid w:val="005A57D3"/>
    <w:rsid w:val="005A60A2"/>
    <w:rsid w:val="005A6D14"/>
    <w:rsid w:val="005B05CB"/>
    <w:rsid w:val="005B25DB"/>
    <w:rsid w:val="005B2ED0"/>
    <w:rsid w:val="005B33F2"/>
    <w:rsid w:val="005B3988"/>
    <w:rsid w:val="005B4F29"/>
    <w:rsid w:val="005B5C0D"/>
    <w:rsid w:val="005B618A"/>
    <w:rsid w:val="005B66EF"/>
    <w:rsid w:val="005B7F65"/>
    <w:rsid w:val="005C1AC8"/>
    <w:rsid w:val="005C30B6"/>
    <w:rsid w:val="005C362C"/>
    <w:rsid w:val="005C45DE"/>
    <w:rsid w:val="005C5B5B"/>
    <w:rsid w:val="005C69FC"/>
    <w:rsid w:val="005C7C96"/>
    <w:rsid w:val="005D067C"/>
    <w:rsid w:val="005D1CBB"/>
    <w:rsid w:val="005D2AE5"/>
    <w:rsid w:val="005D7334"/>
    <w:rsid w:val="005D7652"/>
    <w:rsid w:val="005E0945"/>
    <w:rsid w:val="005E140B"/>
    <w:rsid w:val="005E36E5"/>
    <w:rsid w:val="005E392E"/>
    <w:rsid w:val="005E4A47"/>
    <w:rsid w:val="005E4A77"/>
    <w:rsid w:val="005E60F2"/>
    <w:rsid w:val="005E62ED"/>
    <w:rsid w:val="005E6352"/>
    <w:rsid w:val="005F0693"/>
    <w:rsid w:val="005F1B3B"/>
    <w:rsid w:val="005F1EAA"/>
    <w:rsid w:val="005F21F8"/>
    <w:rsid w:val="005F3233"/>
    <w:rsid w:val="005F373F"/>
    <w:rsid w:val="005F37D4"/>
    <w:rsid w:val="005F3E83"/>
    <w:rsid w:val="005F44F3"/>
    <w:rsid w:val="005F50F2"/>
    <w:rsid w:val="005F5780"/>
    <w:rsid w:val="005F654C"/>
    <w:rsid w:val="005F7063"/>
    <w:rsid w:val="00601498"/>
    <w:rsid w:val="00602D09"/>
    <w:rsid w:val="00603592"/>
    <w:rsid w:val="00604423"/>
    <w:rsid w:val="00604F66"/>
    <w:rsid w:val="00605444"/>
    <w:rsid w:val="006057C9"/>
    <w:rsid w:val="0060711E"/>
    <w:rsid w:val="006126D1"/>
    <w:rsid w:val="006129A0"/>
    <w:rsid w:val="0061326E"/>
    <w:rsid w:val="00613703"/>
    <w:rsid w:val="00613B98"/>
    <w:rsid w:val="00616C3E"/>
    <w:rsid w:val="00616F84"/>
    <w:rsid w:val="006178C8"/>
    <w:rsid w:val="00620268"/>
    <w:rsid w:val="00620468"/>
    <w:rsid w:val="00621822"/>
    <w:rsid w:val="00621CCF"/>
    <w:rsid w:val="00622C37"/>
    <w:rsid w:val="00624516"/>
    <w:rsid w:val="006245DB"/>
    <w:rsid w:val="00625191"/>
    <w:rsid w:val="00625A82"/>
    <w:rsid w:val="00625A84"/>
    <w:rsid w:val="00625E42"/>
    <w:rsid w:val="0062620E"/>
    <w:rsid w:val="00626540"/>
    <w:rsid w:val="006273B1"/>
    <w:rsid w:val="00627921"/>
    <w:rsid w:val="00627AA9"/>
    <w:rsid w:val="00627E06"/>
    <w:rsid w:val="00630BC7"/>
    <w:rsid w:val="00632E44"/>
    <w:rsid w:val="00632FA5"/>
    <w:rsid w:val="00633BA8"/>
    <w:rsid w:val="00633D83"/>
    <w:rsid w:val="00633DCA"/>
    <w:rsid w:val="00634992"/>
    <w:rsid w:val="00636494"/>
    <w:rsid w:val="006365A1"/>
    <w:rsid w:val="00637A69"/>
    <w:rsid w:val="006401D1"/>
    <w:rsid w:val="006403A1"/>
    <w:rsid w:val="006421AF"/>
    <w:rsid w:val="006427D6"/>
    <w:rsid w:val="006437CA"/>
    <w:rsid w:val="006472DA"/>
    <w:rsid w:val="00647819"/>
    <w:rsid w:val="00651591"/>
    <w:rsid w:val="00653DF9"/>
    <w:rsid w:val="00654319"/>
    <w:rsid w:val="00654ABF"/>
    <w:rsid w:val="00655C7A"/>
    <w:rsid w:val="00656AF5"/>
    <w:rsid w:val="00660B1B"/>
    <w:rsid w:val="0066129E"/>
    <w:rsid w:val="0066181E"/>
    <w:rsid w:val="0066396C"/>
    <w:rsid w:val="006639FC"/>
    <w:rsid w:val="00664A7F"/>
    <w:rsid w:val="0066506D"/>
    <w:rsid w:val="00665DD5"/>
    <w:rsid w:val="00665E7D"/>
    <w:rsid w:val="00666ECB"/>
    <w:rsid w:val="00667118"/>
    <w:rsid w:val="00670326"/>
    <w:rsid w:val="00670E68"/>
    <w:rsid w:val="006712F5"/>
    <w:rsid w:val="0067273D"/>
    <w:rsid w:val="00672F6E"/>
    <w:rsid w:val="006749EA"/>
    <w:rsid w:val="006754D3"/>
    <w:rsid w:val="006769F0"/>
    <w:rsid w:val="0067716F"/>
    <w:rsid w:val="006800D8"/>
    <w:rsid w:val="006827A2"/>
    <w:rsid w:val="0068368E"/>
    <w:rsid w:val="006852EE"/>
    <w:rsid w:val="006867EC"/>
    <w:rsid w:val="00686FCE"/>
    <w:rsid w:val="00690023"/>
    <w:rsid w:val="006904F1"/>
    <w:rsid w:val="00690799"/>
    <w:rsid w:val="00692B40"/>
    <w:rsid w:val="0069349D"/>
    <w:rsid w:val="00696FA3"/>
    <w:rsid w:val="006A12D6"/>
    <w:rsid w:val="006A206B"/>
    <w:rsid w:val="006A2731"/>
    <w:rsid w:val="006A2FBC"/>
    <w:rsid w:val="006A3211"/>
    <w:rsid w:val="006A32A2"/>
    <w:rsid w:val="006A3CC2"/>
    <w:rsid w:val="006A4098"/>
    <w:rsid w:val="006A52F7"/>
    <w:rsid w:val="006A6AC2"/>
    <w:rsid w:val="006A6C14"/>
    <w:rsid w:val="006A6F1D"/>
    <w:rsid w:val="006A7364"/>
    <w:rsid w:val="006A73D3"/>
    <w:rsid w:val="006A7A6C"/>
    <w:rsid w:val="006B0510"/>
    <w:rsid w:val="006B0E78"/>
    <w:rsid w:val="006B1530"/>
    <w:rsid w:val="006B18EF"/>
    <w:rsid w:val="006B1B64"/>
    <w:rsid w:val="006B304E"/>
    <w:rsid w:val="006B3402"/>
    <w:rsid w:val="006B38AC"/>
    <w:rsid w:val="006B566F"/>
    <w:rsid w:val="006B5943"/>
    <w:rsid w:val="006B7971"/>
    <w:rsid w:val="006C130D"/>
    <w:rsid w:val="006C445D"/>
    <w:rsid w:val="006C4D71"/>
    <w:rsid w:val="006C59D0"/>
    <w:rsid w:val="006C6A8C"/>
    <w:rsid w:val="006D19C4"/>
    <w:rsid w:val="006D60C5"/>
    <w:rsid w:val="006D63C1"/>
    <w:rsid w:val="006D6762"/>
    <w:rsid w:val="006D79B7"/>
    <w:rsid w:val="006D7E94"/>
    <w:rsid w:val="006E0D55"/>
    <w:rsid w:val="006E0E47"/>
    <w:rsid w:val="006E2ECE"/>
    <w:rsid w:val="006E42A8"/>
    <w:rsid w:val="006E4741"/>
    <w:rsid w:val="006E4C44"/>
    <w:rsid w:val="006E581B"/>
    <w:rsid w:val="006E76FD"/>
    <w:rsid w:val="006F064D"/>
    <w:rsid w:val="006F09F2"/>
    <w:rsid w:val="006F1413"/>
    <w:rsid w:val="006F19AE"/>
    <w:rsid w:val="006F1CD3"/>
    <w:rsid w:val="006F46B2"/>
    <w:rsid w:val="006F544D"/>
    <w:rsid w:val="006F54EF"/>
    <w:rsid w:val="006F5C68"/>
    <w:rsid w:val="006F5D5D"/>
    <w:rsid w:val="006F75CA"/>
    <w:rsid w:val="007005AB"/>
    <w:rsid w:val="00701A15"/>
    <w:rsid w:val="00702FCF"/>
    <w:rsid w:val="007048EC"/>
    <w:rsid w:val="00705EEE"/>
    <w:rsid w:val="00706086"/>
    <w:rsid w:val="00710F34"/>
    <w:rsid w:val="00713D9E"/>
    <w:rsid w:val="00714F7A"/>
    <w:rsid w:val="0071573F"/>
    <w:rsid w:val="00715EB0"/>
    <w:rsid w:val="00715EC3"/>
    <w:rsid w:val="0071669E"/>
    <w:rsid w:val="00716802"/>
    <w:rsid w:val="00717831"/>
    <w:rsid w:val="007179D4"/>
    <w:rsid w:val="00721659"/>
    <w:rsid w:val="00721FCB"/>
    <w:rsid w:val="00724242"/>
    <w:rsid w:val="00725C95"/>
    <w:rsid w:val="00726393"/>
    <w:rsid w:val="007263B2"/>
    <w:rsid w:val="0072656D"/>
    <w:rsid w:val="00727EC2"/>
    <w:rsid w:val="00731983"/>
    <w:rsid w:val="007343BE"/>
    <w:rsid w:val="00734461"/>
    <w:rsid w:val="00734779"/>
    <w:rsid w:val="007354FB"/>
    <w:rsid w:val="0073610D"/>
    <w:rsid w:val="0074096F"/>
    <w:rsid w:val="00740A57"/>
    <w:rsid w:val="00740B22"/>
    <w:rsid w:val="007417F7"/>
    <w:rsid w:val="00743EA2"/>
    <w:rsid w:val="00744F0D"/>
    <w:rsid w:val="007454C4"/>
    <w:rsid w:val="00746604"/>
    <w:rsid w:val="00747521"/>
    <w:rsid w:val="00750848"/>
    <w:rsid w:val="00750F96"/>
    <w:rsid w:val="00750FE1"/>
    <w:rsid w:val="00752F74"/>
    <w:rsid w:val="0075366A"/>
    <w:rsid w:val="00753CC2"/>
    <w:rsid w:val="007544C4"/>
    <w:rsid w:val="00754823"/>
    <w:rsid w:val="00754878"/>
    <w:rsid w:val="007552DF"/>
    <w:rsid w:val="0075678A"/>
    <w:rsid w:val="00760D10"/>
    <w:rsid w:val="00761DDC"/>
    <w:rsid w:val="00762855"/>
    <w:rsid w:val="00763284"/>
    <w:rsid w:val="007639E2"/>
    <w:rsid w:val="00764AEA"/>
    <w:rsid w:val="00764BC3"/>
    <w:rsid w:val="0076542A"/>
    <w:rsid w:val="007668D4"/>
    <w:rsid w:val="0076796A"/>
    <w:rsid w:val="0076797D"/>
    <w:rsid w:val="00767FD1"/>
    <w:rsid w:val="00770004"/>
    <w:rsid w:val="0077091D"/>
    <w:rsid w:val="00770FB2"/>
    <w:rsid w:val="0077148E"/>
    <w:rsid w:val="00771CE2"/>
    <w:rsid w:val="00771FCD"/>
    <w:rsid w:val="007727AB"/>
    <w:rsid w:val="0077328D"/>
    <w:rsid w:val="00776148"/>
    <w:rsid w:val="00777278"/>
    <w:rsid w:val="00777512"/>
    <w:rsid w:val="0077760B"/>
    <w:rsid w:val="00777659"/>
    <w:rsid w:val="0078037E"/>
    <w:rsid w:val="00781774"/>
    <w:rsid w:val="00782351"/>
    <w:rsid w:val="00783DD5"/>
    <w:rsid w:val="00785833"/>
    <w:rsid w:val="00785AC2"/>
    <w:rsid w:val="007864B8"/>
    <w:rsid w:val="00787AE3"/>
    <w:rsid w:val="00790877"/>
    <w:rsid w:val="0079170B"/>
    <w:rsid w:val="007947EA"/>
    <w:rsid w:val="00794FEC"/>
    <w:rsid w:val="00795B2C"/>
    <w:rsid w:val="007973A3"/>
    <w:rsid w:val="007A0BF9"/>
    <w:rsid w:val="007A0CAF"/>
    <w:rsid w:val="007A1D3E"/>
    <w:rsid w:val="007A1DB8"/>
    <w:rsid w:val="007A206A"/>
    <w:rsid w:val="007A297E"/>
    <w:rsid w:val="007A2F3C"/>
    <w:rsid w:val="007A2F5A"/>
    <w:rsid w:val="007A39A7"/>
    <w:rsid w:val="007A5616"/>
    <w:rsid w:val="007A703E"/>
    <w:rsid w:val="007A7598"/>
    <w:rsid w:val="007A7B29"/>
    <w:rsid w:val="007B00FC"/>
    <w:rsid w:val="007B0347"/>
    <w:rsid w:val="007B3759"/>
    <w:rsid w:val="007B37C2"/>
    <w:rsid w:val="007B3870"/>
    <w:rsid w:val="007B4C23"/>
    <w:rsid w:val="007B510C"/>
    <w:rsid w:val="007B5994"/>
    <w:rsid w:val="007B705F"/>
    <w:rsid w:val="007C05C3"/>
    <w:rsid w:val="007C06C7"/>
    <w:rsid w:val="007C1500"/>
    <w:rsid w:val="007C2160"/>
    <w:rsid w:val="007C28E6"/>
    <w:rsid w:val="007C3863"/>
    <w:rsid w:val="007C3DD9"/>
    <w:rsid w:val="007C4AA0"/>
    <w:rsid w:val="007C4C7C"/>
    <w:rsid w:val="007C58A6"/>
    <w:rsid w:val="007C78D0"/>
    <w:rsid w:val="007D0ED4"/>
    <w:rsid w:val="007D1AD0"/>
    <w:rsid w:val="007D1DF5"/>
    <w:rsid w:val="007D2289"/>
    <w:rsid w:val="007D28A7"/>
    <w:rsid w:val="007D2EFD"/>
    <w:rsid w:val="007D4CB4"/>
    <w:rsid w:val="007D575B"/>
    <w:rsid w:val="007E05B7"/>
    <w:rsid w:val="007E0A63"/>
    <w:rsid w:val="007E0EDE"/>
    <w:rsid w:val="007E21CA"/>
    <w:rsid w:val="007E510F"/>
    <w:rsid w:val="007E564A"/>
    <w:rsid w:val="007E7FD3"/>
    <w:rsid w:val="007F08FF"/>
    <w:rsid w:val="007F0E62"/>
    <w:rsid w:val="007F17C4"/>
    <w:rsid w:val="007F1982"/>
    <w:rsid w:val="007F1FD8"/>
    <w:rsid w:val="007F2790"/>
    <w:rsid w:val="007F3436"/>
    <w:rsid w:val="007F3558"/>
    <w:rsid w:val="007F546C"/>
    <w:rsid w:val="007F5ED9"/>
    <w:rsid w:val="007F6563"/>
    <w:rsid w:val="007F6960"/>
    <w:rsid w:val="007F6C58"/>
    <w:rsid w:val="00800F5B"/>
    <w:rsid w:val="0080164F"/>
    <w:rsid w:val="00801E2E"/>
    <w:rsid w:val="00802177"/>
    <w:rsid w:val="00802181"/>
    <w:rsid w:val="00802B40"/>
    <w:rsid w:val="008059AF"/>
    <w:rsid w:val="00805B6F"/>
    <w:rsid w:val="008060FF"/>
    <w:rsid w:val="00807F20"/>
    <w:rsid w:val="00807F27"/>
    <w:rsid w:val="00807F37"/>
    <w:rsid w:val="00810DAB"/>
    <w:rsid w:val="0081190F"/>
    <w:rsid w:val="00813ED3"/>
    <w:rsid w:val="00814049"/>
    <w:rsid w:val="00814CCD"/>
    <w:rsid w:val="00815764"/>
    <w:rsid w:val="00815954"/>
    <w:rsid w:val="0081676E"/>
    <w:rsid w:val="00817441"/>
    <w:rsid w:val="0082039D"/>
    <w:rsid w:val="00820912"/>
    <w:rsid w:val="008209ED"/>
    <w:rsid w:val="00820EFA"/>
    <w:rsid w:val="00822131"/>
    <w:rsid w:val="0082231F"/>
    <w:rsid w:val="008230F5"/>
    <w:rsid w:val="00823C66"/>
    <w:rsid w:val="00823FC6"/>
    <w:rsid w:val="00824A0A"/>
    <w:rsid w:val="00825587"/>
    <w:rsid w:val="00826373"/>
    <w:rsid w:val="0082648D"/>
    <w:rsid w:val="008266B1"/>
    <w:rsid w:val="00826BBB"/>
    <w:rsid w:val="008270D3"/>
    <w:rsid w:val="00827541"/>
    <w:rsid w:val="008277EB"/>
    <w:rsid w:val="00831721"/>
    <w:rsid w:val="0083211A"/>
    <w:rsid w:val="00834BAA"/>
    <w:rsid w:val="0083577D"/>
    <w:rsid w:val="0083701E"/>
    <w:rsid w:val="0083750B"/>
    <w:rsid w:val="008407D4"/>
    <w:rsid w:val="00841155"/>
    <w:rsid w:val="00841667"/>
    <w:rsid w:val="00841C4B"/>
    <w:rsid w:val="00841E19"/>
    <w:rsid w:val="00842A88"/>
    <w:rsid w:val="00842DF0"/>
    <w:rsid w:val="0084305A"/>
    <w:rsid w:val="008437C8"/>
    <w:rsid w:val="00843C1B"/>
    <w:rsid w:val="0084435B"/>
    <w:rsid w:val="00845A78"/>
    <w:rsid w:val="008460FE"/>
    <w:rsid w:val="00847536"/>
    <w:rsid w:val="00847581"/>
    <w:rsid w:val="0085099F"/>
    <w:rsid w:val="008525D8"/>
    <w:rsid w:val="0085265C"/>
    <w:rsid w:val="00853031"/>
    <w:rsid w:val="0085365B"/>
    <w:rsid w:val="00853A94"/>
    <w:rsid w:val="008545B4"/>
    <w:rsid w:val="008547A9"/>
    <w:rsid w:val="00854FC8"/>
    <w:rsid w:val="00855F14"/>
    <w:rsid w:val="00856C24"/>
    <w:rsid w:val="0085721B"/>
    <w:rsid w:val="008576A0"/>
    <w:rsid w:val="00857A22"/>
    <w:rsid w:val="00861072"/>
    <w:rsid w:val="008622DD"/>
    <w:rsid w:val="00862BD6"/>
    <w:rsid w:val="00862EE1"/>
    <w:rsid w:val="00862FDC"/>
    <w:rsid w:val="00863638"/>
    <w:rsid w:val="008646D9"/>
    <w:rsid w:val="00870273"/>
    <w:rsid w:val="0087163A"/>
    <w:rsid w:val="00871B4B"/>
    <w:rsid w:val="008721A4"/>
    <w:rsid w:val="00872466"/>
    <w:rsid w:val="0087446E"/>
    <w:rsid w:val="00875CE8"/>
    <w:rsid w:val="00877823"/>
    <w:rsid w:val="00881ED2"/>
    <w:rsid w:val="0088200F"/>
    <w:rsid w:val="0088391E"/>
    <w:rsid w:val="00884188"/>
    <w:rsid w:val="00885F04"/>
    <w:rsid w:val="00886A8B"/>
    <w:rsid w:val="0088733B"/>
    <w:rsid w:val="0088770C"/>
    <w:rsid w:val="00887CD9"/>
    <w:rsid w:val="008901C5"/>
    <w:rsid w:val="0089085C"/>
    <w:rsid w:val="00890D10"/>
    <w:rsid w:val="00891F1F"/>
    <w:rsid w:val="00892687"/>
    <w:rsid w:val="00893731"/>
    <w:rsid w:val="00893996"/>
    <w:rsid w:val="008940E1"/>
    <w:rsid w:val="00895EC4"/>
    <w:rsid w:val="00896675"/>
    <w:rsid w:val="008A0918"/>
    <w:rsid w:val="008A1513"/>
    <w:rsid w:val="008A2527"/>
    <w:rsid w:val="008A3F84"/>
    <w:rsid w:val="008A4990"/>
    <w:rsid w:val="008A5158"/>
    <w:rsid w:val="008A65DE"/>
    <w:rsid w:val="008B00D8"/>
    <w:rsid w:val="008B17CD"/>
    <w:rsid w:val="008B1E4C"/>
    <w:rsid w:val="008B1EAE"/>
    <w:rsid w:val="008B2938"/>
    <w:rsid w:val="008B2EE4"/>
    <w:rsid w:val="008B3333"/>
    <w:rsid w:val="008B3457"/>
    <w:rsid w:val="008B422A"/>
    <w:rsid w:val="008B44B1"/>
    <w:rsid w:val="008B4AF9"/>
    <w:rsid w:val="008B5F0E"/>
    <w:rsid w:val="008B62D1"/>
    <w:rsid w:val="008B67B1"/>
    <w:rsid w:val="008B68A6"/>
    <w:rsid w:val="008B6A69"/>
    <w:rsid w:val="008C0383"/>
    <w:rsid w:val="008C13D9"/>
    <w:rsid w:val="008C231D"/>
    <w:rsid w:val="008C2D5C"/>
    <w:rsid w:val="008C4455"/>
    <w:rsid w:val="008C46D3"/>
    <w:rsid w:val="008C4978"/>
    <w:rsid w:val="008C6229"/>
    <w:rsid w:val="008C678E"/>
    <w:rsid w:val="008C6DFB"/>
    <w:rsid w:val="008D09BB"/>
    <w:rsid w:val="008D0B99"/>
    <w:rsid w:val="008D2480"/>
    <w:rsid w:val="008D40D3"/>
    <w:rsid w:val="008D51F9"/>
    <w:rsid w:val="008D58D0"/>
    <w:rsid w:val="008D633B"/>
    <w:rsid w:val="008D71F0"/>
    <w:rsid w:val="008D7461"/>
    <w:rsid w:val="008D7CB2"/>
    <w:rsid w:val="008D7F7B"/>
    <w:rsid w:val="008E07B9"/>
    <w:rsid w:val="008E20A3"/>
    <w:rsid w:val="008E59DC"/>
    <w:rsid w:val="008E65D9"/>
    <w:rsid w:val="008E717A"/>
    <w:rsid w:val="008E7C00"/>
    <w:rsid w:val="008E7F85"/>
    <w:rsid w:val="008F0C3A"/>
    <w:rsid w:val="008F2112"/>
    <w:rsid w:val="008F44F8"/>
    <w:rsid w:val="008F4F3B"/>
    <w:rsid w:val="008F65DC"/>
    <w:rsid w:val="008F7F5E"/>
    <w:rsid w:val="00900229"/>
    <w:rsid w:val="00900512"/>
    <w:rsid w:val="009022EE"/>
    <w:rsid w:val="00903478"/>
    <w:rsid w:val="0090353C"/>
    <w:rsid w:val="00907640"/>
    <w:rsid w:val="00907678"/>
    <w:rsid w:val="00912EA6"/>
    <w:rsid w:val="0091343E"/>
    <w:rsid w:val="00913D52"/>
    <w:rsid w:val="00915DDC"/>
    <w:rsid w:val="00916499"/>
    <w:rsid w:val="009164BA"/>
    <w:rsid w:val="00916EF6"/>
    <w:rsid w:val="00917C12"/>
    <w:rsid w:val="009202F0"/>
    <w:rsid w:val="0092050F"/>
    <w:rsid w:val="0092096C"/>
    <w:rsid w:val="0092286C"/>
    <w:rsid w:val="00923FF0"/>
    <w:rsid w:val="00925928"/>
    <w:rsid w:val="00926038"/>
    <w:rsid w:val="00930141"/>
    <w:rsid w:val="00931382"/>
    <w:rsid w:val="0093264A"/>
    <w:rsid w:val="00932D1A"/>
    <w:rsid w:val="00934897"/>
    <w:rsid w:val="00935212"/>
    <w:rsid w:val="00935A00"/>
    <w:rsid w:val="00936ED8"/>
    <w:rsid w:val="00942072"/>
    <w:rsid w:val="00943BD3"/>
    <w:rsid w:val="0094418A"/>
    <w:rsid w:val="00944AF9"/>
    <w:rsid w:val="00945375"/>
    <w:rsid w:val="009477E7"/>
    <w:rsid w:val="009479DC"/>
    <w:rsid w:val="00947A5B"/>
    <w:rsid w:val="00950390"/>
    <w:rsid w:val="009507AF"/>
    <w:rsid w:val="00950B09"/>
    <w:rsid w:val="00952CAC"/>
    <w:rsid w:val="00953D15"/>
    <w:rsid w:val="00956E4C"/>
    <w:rsid w:val="0095789A"/>
    <w:rsid w:val="00960C60"/>
    <w:rsid w:val="00960C9C"/>
    <w:rsid w:val="00960E90"/>
    <w:rsid w:val="0096275C"/>
    <w:rsid w:val="00963015"/>
    <w:rsid w:val="00965CB4"/>
    <w:rsid w:val="00966348"/>
    <w:rsid w:val="00967158"/>
    <w:rsid w:val="00970C72"/>
    <w:rsid w:val="009710A8"/>
    <w:rsid w:val="00972976"/>
    <w:rsid w:val="009729B2"/>
    <w:rsid w:val="00972EA4"/>
    <w:rsid w:val="009735CB"/>
    <w:rsid w:val="00974823"/>
    <w:rsid w:val="009748B9"/>
    <w:rsid w:val="00974D5F"/>
    <w:rsid w:val="00976C9E"/>
    <w:rsid w:val="009807FD"/>
    <w:rsid w:val="009833C2"/>
    <w:rsid w:val="00984187"/>
    <w:rsid w:val="00984B1A"/>
    <w:rsid w:val="00986F70"/>
    <w:rsid w:val="00987AC4"/>
    <w:rsid w:val="00987F9F"/>
    <w:rsid w:val="00990879"/>
    <w:rsid w:val="00990CD6"/>
    <w:rsid w:val="0099161E"/>
    <w:rsid w:val="00991F27"/>
    <w:rsid w:val="009921C8"/>
    <w:rsid w:val="009922BB"/>
    <w:rsid w:val="00992850"/>
    <w:rsid w:val="009956D8"/>
    <w:rsid w:val="00995FE9"/>
    <w:rsid w:val="0099648F"/>
    <w:rsid w:val="00996864"/>
    <w:rsid w:val="00997207"/>
    <w:rsid w:val="009974E2"/>
    <w:rsid w:val="009977C2"/>
    <w:rsid w:val="009A1369"/>
    <w:rsid w:val="009A1A3E"/>
    <w:rsid w:val="009A2DB2"/>
    <w:rsid w:val="009A2E74"/>
    <w:rsid w:val="009A2EEA"/>
    <w:rsid w:val="009A32D0"/>
    <w:rsid w:val="009A42EF"/>
    <w:rsid w:val="009A49FF"/>
    <w:rsid w:val="009A56BF"/>
    <w:rsid w:val="009A6F29"/>
    <w:rsid w:val="009B0E7A"/>
    <w:rsid w:val="009B189B"/>
    <w:rsid w:val="009B1CA9"/>
    <w:rsid w:val="009B3DB8"/>
    <w:rsid w:val="009B3F87"/>
    <w:rsid w:val="009B3FF1"/>
    <w:rsid w:val="009B4474"/>
    <w:rsid w:val="009B694C"/>
    <w:rsid w:val="009B6D8A"/>
    <w:rsid w:val="009B7792"/>
    <w:rsid w:val="009C0068"/>
    <w:rsid w:val="009C0437"/>
    <w:rsid w:val="009C06DE"/>
    <w:rsid w:val="009C0E66"/>
    <w:rsid w:val="009C0FCD"/>
    <w:rsid w:val="009C2907"/>
    <w:rsid w:val="009C4063"/>
    <w:rsid w:val="009C55EC"/>
    <w:rsid w:val="009C5D05"/>
    <w:rsid w:val="009C68EF"/>
    <w:rsid w:val="009C7A82"/>
    <w:rsid w:val="009D0364"/>
    <w:rsid w:val="009D5151"/>
    <w:rsid w:val="009D6168"/>
    <w:rsid w:val="009D62E5"/>
    <w:rsid w:val="009D6710"/>
    <w:rsid w:val="009D6C9C"/>
    <w:rsid w:val="009D7F46"/>
    <w:rsid w:val="009E1599"/>
    <w:rsid w:val="009E35B1"/>
    <w:rsid w:val="009E4996"/>
    <w:rsid w:val="009E571D"/>
    <w:rsid w:val="009E5B6A"/>
    <w:rsid w:val="009E5D92"/>
    <w:rsid w:val="009E626C"/>
    <w:rsid w:val="009E631F"/>
    <w:rsid w:val="009F0E36"/>
    <w:rsid w:val="009F10C2"/>
    <w:rsid w:val="009F12C7"/>
    <w:rsid w:val="009F233B"/>
    <w:rsid w:val="009F2E87"/>
    <w:rsid w:val="009F3996"/>
    <w:rsid w:val="009F3AD4"/>
    <w:rsid w:val="009F3AED"/>
    <w:rsid w:val="009F5180"/>
    <w:rsid w:val="009F67D5"/>
    <w:rsid w:val="00A034E6"/>
    <w:rsid w:val="00A03FE0"/>
    <w:rsid w:val="00A05278"/>
    <w:rsid w:val="00A07767"/>
    <w:rsid w:val="00A10840"/>
    <w:rsid w:val="00A110B9"/>
    <w:rsid w:val="00A11D47"/>
    <w:rsid w:val="00A12B52"/>
    <w:rsid w:val="00A1392C"/>
    <w:rsid w:val="00A13A67"/>
    <w:rsid w:val="00A13CE3"/>
    <w:rsid w:val="00A13D95"/>
    <w:rsid w:val="00A14E3E"/>
    <w:rsid w:val="00A150D4"/>
    <w:rsid w:val="00A155C4"/>
    <w:rsid w:val="00A1566C"/>
    <w:rsid w:val="00A158C0"/>
    <w:rsid w:val="00A16B5A"/>
    <w:rsid w:val="00A17253"/>
    <w:rsid w:val="00A200D4"/>
    <w:rsid w:val="00A2283B"/>
    <w:rsid w:val="00A23906"/>
    <w:rsid w:val="00A23E9E"/>
    <w:rsid w:val="00A25907"/>
    <w:rsid w:val="00A3027A"/>
    <w:rsid w:val="00A306D7"/>
    <w:rsid w:val="00A30B4C"/>
    <w:rsid w:val="00A319D1"/>
    <w:rsid w:val="00A31C6A"/>
    <w:rsid w:val="00A31D47"/>
    <w:rsid w:val="00A33033"/>
    <w:rsid w:val="00A36196"/>
    <w:rsid w:val="00A365BF"/>
    <w:rsid w:val="00A36A55"/>
    <w:rsid w:val="00A36BCA"/>
    <w:rsid w:val="00A36CE9"/>
    <w:rsid w:val="00A379FC"/>
    <w:rsid w:val="00A4110D"/>
    <w:rsid w:val="00A41409"/>
    <w:rsid w:val="00A429CB"/>
    <w:rsid w:val="00A431ED"/>
    <w:rsid w:val="00A43BA0"/>
    <w:rsid w:val="00A46898"/>
    <w:rsid w:val="00A472C5"/>
    <w:rsid w:val="00A503BF"/>
    <w:rsid w:val="00A51DE9"/>
    <w:rsid w:val="00A548AB"/>
    <w:rsid w:val="00A54B00"/>
    <w:rsid w:val="00A557E9"/>
    <w:rsid w:val="00A56019"/>
    <w:rsid w:val="00A56336"/>
    <w:rsid w:val="00A56F0B"/>
    <w:rsid w:val="00A6001A"/>
    <w:rsid w:val="00A61222"/>
    <w:rsid w:val="00A612A0"/>
    <w:rsid w:val="00A63D59"/>
    <w:rsid w:val="00A64B8E"/>
    <w:rsid w:val="00A651FF"/>
    <w:rsid w:val="00A65E44"/>
    <w:rsid w:val="00A65F61"/>
    <w:rsid w:val="00A67C57"/>
    <w:rsid w:val="00A70D5C"/>
    <w:rsid w:val="00A70D97"/>
    <w:rsid w:val="00A716E9"/>
    <w:rsid w:val="00A74367"/>
    <w:rsid w:val="00A75519"/>
    <w:rsid w:val="00A761A5"/>
    <w:rsid w:val="00A768DE"/>
    <w:rsid w:val="00A76FC0"/>
    <w:rsid w:val="00A810CA"/>
    <w:rsid w:val="00A813B2"/>
    <w:rsid w:val="00A81CFD"/>
    <w:rsid w:val="00A82D24"/>
    <w:rsid w:val="00A856B4"/>
    <w:rsid w:val="00A87A04"/>
    <w:rsid w:val="00A87AB2"/>
    <w:rsid w:val="00A87AF6"/>
    <w:rsid w:val="00A907A7"/>
    <w:rsid w:val="00A911B9"/>
    <w:rsid w:val="00A91D10"/>
    <w:rsid w:val="00A9436F"/>
    <w:rsid w:val="00A943FC"/>
    <w:rsid w:val="00A94636"/>
    <w:rsid w:val="00A95092"/>
    <w:rsid w:val="00A96B94"/>
    <w:rsid w:val="00A96ED3"/>
    <w:rsid w:val="00AA010F"/>
    <w:rsid w:val="00AA06BC"/>
    <w:rsid w:val="00AA08CE"/>
    <w:rsid w:val="00AA23C1"/>
    <w:rsid w:val="00AA3182"/>
    <w:rsid w:val="00AA3B75"/>
    <w:rsid w:val="00AB1BAF"/>
    <w:rsid w:val="00AB2F91"/>
    <w:rsid w:val="00AB3272"/>
    <w:rsid w:val="00AB411F"/>
    <w:rsid w:val="00AB4671"/>
    <w:rsid w:val="00AB4B77"/>
    <w:rsid w:val="00AB6D74"/>
    <w:rsid w:val="00AB7AC4"/>
    <w:rsid w:val="00AC0357"/>
    <w:rsid w:val="00AC0681"/>
    <w:rsid w:val="00AC1156"/>
    <w:rsid w:val="00AC1E37"/>
    <w:rsid w:val="00AC1FB3"/>
    <w:rsid w:val="00AC2921"/>
    <w:rsid w:val="00AC2AA7"/>
    <w:rsid w:val="00AC311E"/>
    <w:rsid w:val="00AC56B2"/>
    <w:rsid w:val="00AC6770"/>
    <w:rsid w:val="00AC6983"/>
    <w:rsid w:val="00AC72FF"/>
    <w:rsid w:val="00AC741F"/>
    <w:rsid w:val="00AD0337"/>
    <w:rsid w:val="00AD0A12"/>
    <w:rsid w:val="00AD1172"/>
    <w:rsid w:val="00AD15C9"/>
    <w:rsid w:val="00AD17E2"/>
    <w:rsid w:val="00AD1C03"/>
    <w:rsid w:val="00AD2921"/>
    <w:rsid w:val="00AD2CAF"/>
    <w:rsid w:val="00AD3C2D"/>
    <w:rsid w:val="00AD4FEF"/>
    <w:rsid w:val="00AD6373"/>
    <w:rsid w:val="00AD6701"/>
    <w:rsid w:val="00AD7B37"/>
    <w:rsid w:val="00AE02DD"/>
    <w:rsid w:val="00AE1017"/>
    <w:rsid w:val="00AE1F9C"/>
    <w:rsid w:val="00AE2955"/>
    <w:rsid w:val="00AE35FD"/>
    <w:rsid w:val="00AE3EC8"/>
    <w:rsid w:val="00AE4323"/>
    <w:rsid w:val="00AE6934"/>
    <w:rsid w:val="00AF012A"/>
    <w:rsid w:val="00AF060C"/>
    <w:rsid w:val="00AF06D4"/>
    <w:rsid w:val="00AF208A"/>
    <w:rsid w:val="00AF2611"/>
    <w:rsid w:val="00AF31ED"/>
    <w:rsid w:val="00AF3A33"/>
    <w:rsid w:val="00AF3B77"/>
    <w:rsid w:val="00AF5BF6"/>
    <w:rsid w:val="00AF7D6F"/>
    <w:rsid w:val="00B00009"/>
    <w:rsid w:val="00B02E3A"/>
    <w:rsid w:val="00B03353"/>
    <w:rsid w:val="00B03582"/>
    <w:rsid w:val="00B0467C"/>
    <w:rsid w:val="00B0489F"/>
    <w:rsid w:val="00B04C5B"/>
    <w:rsid w:val="00B05F3A"/>
    <w:rsid w:val="00B069FD"/>
    <w:rsid w:val="00B06CF0"/>
    <w:rsid w:val="00B07471"/>
    <w:rsid w:val="00B0765D"/>
    <w:rsid w:val="00B07B77"/>
    <w:rsid w:val="00B100C4"/>
    <w:rsid w:val="00B10BD0"/>
    <w:rsid w:val="00B10C78"/>
    <w:rsid w:val="00B10CBB"/>
    <w:rsid w:val="00B11513"/>
    <w:rsid w:val="00B11BD5"/>
    <w:rsid w:val="00B12D27"/>
    <w:rsid w:val="00B13425"/>
    <w:rsid w:val="00B14655"/>
    <w:rsid w:val="00B157C6"/>
    <w:rsid w:val="00B15B91"/>
    <w:rsid w:val="00B1632E"/>
    <w:rsid w:val="00B167E4"/>
    <w:rsid w:val="00B16F03"/>
    <w:rsid w:val="00B1715D"/>
    <w:rsid w:val="00B17B96"/>
    <w:rsid w:val="00B17C03"/>
    <w:rsid w:val="00B17D63"/>
    <w:rsid w:val="00B206A1"/>
    <w:rsid w:val="00B21724"/>
    <w:rsid w:val="00B224AD"/>
    <w:rsid w:val="00B22631"/>
    <w:rsid w:val="00B26C2F"/>
    <w:rsid w:val="00B26CA5"/>
    <w:rsid w:val="00B27228"/>
    <w:rsid w:val="00B27670"/>
    <w:rsid w:val="00B2797E"/>
    <w:rsid w:val="00B27A9A"/>
    <w:rsid w:val="00B32D50"/>
    <w:rsid w:val="00B3439C"/>
    <w:rsid w:val="00B34871"/>
    <w:rsid w:val="00B34AFF"/>
    <w:rsid w:val="00B35414"/>
    <w:rsid w:val="00B35D50"/>
    <w:rsid w:val="00B3612A"/>
    <w:rsid w:val="00B36410"/>
    <w:rsid w:val="00B36CA7"/>
    <w:rsid w:val="00B36E73"/>
    <w:rsid w:val="00B37DAE"/>
    <w:rsid w:val="00B37FF9"/>
    <w:rsid w:val="00B40596"/>
    <w:rsid w:val="00B42317"/>
    <w:rsid w:val="00B424E5"/>
    <w:rsid w:val="00B42A6C"/>
    <w:rsid w:val="00B43FB7"/>
    <w:rsid w:val="00B44451"/>
    <w:rsid w:val="00B44809"/>
    <w:rsid w:val="00B472DB"/>
    <w:rsid w:val="00B47BA3"/>
    <w:rsid w:val="00B508CE"/>
    <w:rsid w:val="00B50FDB"/>
    <w:rsid w:val="00B52D68"/>
    <w:rsid w:val="00B5394C"/>
    <w:rsid w:val="00B545D2"/>
    <w:rsid w:val="00B54DDF"/>
    <w:rsid w:val="00B54FC6"/>
    <w:rsid w:val="00B55F80"/>
    <w:rsid w:val="00B56680"/>
    <w:rsid w:val="00B56C85"/>
    <w:rsid w:val="00B56FEB"/>
    <w:rsid w:val="00B60701"/>
    <w:rsid w:val="00B60709"/>
    <w:rsid w:val="00B61171"/>
    <w:rsid w:val="00B6152A"/>
    <w:rsid w:val="00B64374"/>
    <w:rsid w:val="00B64517"/>
    <w:rsid w:val="00B6531B"/>
    <w:rsid w:val="00B65967"/>
    <w:rsid w:val="00B66EAB"/>
    <w:rsid w:val="00B6781A"/>
    <w:rsid w:val="00B72327"/>
    <w:rsid w:val="00B724AE"/>
    <w:rsid w:val="00B72CCC"/>
    <w:rsid w:val="00B72E0B"/>
    <w:rsid w:val="00B72FA2"/>
    <w:rsid w:val="00B746B0"/>
    <w:rsid w:val="00B747CF"/>
    <w:rsid w:val="00B74A5E"/>
    <w:rsid w:val="00B7524F"/>
    <w:rsid w:val="00B75763"/>
    <w:rsid w:val="00B75AC7"/>
    <w:rsid w:val="00B76004"/>
    <w:rsid w:val="00B76696"/>
    <w:rsid w:val="00B7678E"/>
    <w:rsid w:val="00B77211"/>
    <w:rsid w:val="00B80459"/>
    <w:rsid w:val="00B8184B"/>
    <w:rsid w:val="00B8286E"/>
    <w:rsid w:val="00B8387D"/>
    <w:rsid w:val="00B8541E"/>
    <w:rsid w:val="00B854C5"/>
    <w:rsid w:val="00B8588A"/>
    <w:rsid w:val="00B86E0F"/>
    <w:rsid w:val="00B8778A"/>
    <w:rsid w:val="00B904DF"/>
    <w:rsid w:val="00B909B3"/>
    <w:rsid w:val="00B90D52"/>
    <w:rsid w:val="00B918FE"/>
    <w:rsid w:val="00B938F1"/>
    <w:rsid w:val="00B93B66"/>
    <w:rsid w:val="00B94F68"/>
    <w:rsid w:val="00B9642D"/>
    <w:rsid w:val="00B97452"/>
    <w:rsid w:val="00BA08C9"/>
    <w:rsid w:val="00BA134A"/>
    <w:rsid w:val="00BA1BD7"/>
    <w:rsid w:val="00BA28E8"/>
    <w:rsid w:val="00BA3FCC"/>
    <w:rsid w:val="00BA3FEE"/>
    <w:rsid w:val="00BA4B0D"/>
    <w:rsid w:val="00BA4F7F"/>
    <w:rsid w:val="00BA50DD"/>
    <w:rsid w:val="00BA52A6"/>
    <w:rsid w:val="00BA55A1"/>
    <w:rsid w:val="00BA5EB9"/>
    <w:rsid w:val="00BA710E"/>
    <w:rsid w:val="00BA7248"/>
    <w:rsid w:val="00BA74B0"/>
    <w:rsid w:val="00BB06A9"/>
    <w:rsid w:val="00BB2CE8"/>
    <w:rsid w:val="00BB3CB4"/>
    <w:rsid w:val="00BB4B4D"/>
    <w:rsid w:val="00BB50AA"/>
    <w:rsid w:val="00BB5105"/>
    <w:rsid w:val="00BB541A"/>
    <w:rsid w:val="00BB5C63"/>
    <w:rsid w:val="00BB5E45"/>
    <w:rsid w:val="00BB60F3"/>
    <w:rsid w:val="00BC03A2"/>
    <w:rsid w:val="00BC416B"/>
    <w:rsid w:val="00BC5050"/>
    <w:rsid w:val="00BC53FF"/>
    <w:rsid w:val="00BC5421"/>
    <w:rsid w:val="00BC5C7D"/>
    <w:rsid w:val="00BC775F"/>
    <w:rsid w:val="00BD061E"/>
    <w:rsid w:val="00BD160F"/>
    <w:rsid w:val="00BD1B50"/>
    <w:rsid w:val="00BD2AB0"/>
    <w:rsid w:val="00BD3664"/>
    <w:rsid w:val="00BD5EC8"/>
    <w:rsid w:val="00BD76CB"/>
    <w:rsid w:val="00BE0A4B"/>
    <w:rsid w:val="00BE13CE"/>
    <w:rsid w:val="00BE1D27"/>
    <w:rsid w:val="00BE1E37"/>
    <w:rsid w:val="00BE219C"/>
    <w:rsid w:val="00BE2E72"/>
    <w:rsid w:val="00BE3C63"/>
    <w:rsid w:val="00BE4910"/>
    <w:rsid w:val="00BE4B52"/>
    <w:rsid w:val="00BE5D10"/>
    <w:rsid w:val="00BE62BE"/>
    <w:rsid w:val="00BE66D7"/>
    <w:rsid w:val="00BF0DC0"/>
    <w:rsid w:val="00BF128A"/>
    <w:rsid w:val="00BF3312"/>
    <w:rsid w:val="00BF40BF"/>
    <w:rsid w:val="00BF4341"/>
    <w:rsid w:val="00BF4663"/>
    <w:rsid w:val="00BF4A29"/>
    <w:rsid w:val="00BF5FA6"/>
    <w:rsid w:val="00BF61A0"/>
    <w:rsid w:val="00C002C1"/>
    <w:rsid w:val="00C018AD"/>
    <w:rsid w:val="00C01DDD"/>
    <w:rsid w:val="00C020A8"/>
    <w:rsid w:val="00C02ED8"/>
    <w:rsid w:val="00C035BF"/>
    <w:rsid w:val="00C0384C"/>
    <w:rsid w:val="00C053B5"/>
    <w:rsid w:val="00C058C0"/>
    <w:rsid w:val="00C05D6D"/>
    <w:rsid w:val="00C05D7C"/>
    <w:rsid w:val="00C06329"/>
    <w:rsid w:val="00C10B69"/>
    <w:rsid w:val="00C115DB"/>
    <w:rsid w:val="00C150C8"/>
    <w:rsid w:val="00C15AF4"/>
    <w:rsid w:val="00C15D58"/>
    <w:rsid w:val="00C16A66"/>
    <w:rsid w:val="00C17E57"/>
    <w:rsid w:val="00C20333"/>
    <w:rsid w:val="00C22CF0"/>
    <w:rsid w:val="00C2323C"/>
    <w:rsid w:val="00C2445B"/>
    <w:rsid w:val="00C2462A"/>
    <w:rsid w:val="00C26C4D"/>
    <w:rsid w:val="00C26EE4"/>
    <w:rsid w:val="00C273E3"/>
    <w:rsid w:val="00C30477"/>
    <w:rsid w:val="00C317FF"/>
    <w:rsid w:val="00C319B3"/>
    <w:rsid w:val="00C32C0E"/>
    <w:rsid w:val="00C34B2B"/>
    <w:rsid w:val="00C34C64"/>
    <w:rsid w:val="00C351C0"/>
    <w:rsid w:val="00C35C85"/>
    <w:rsid w:val="00C36EF2"/>
    <w:rsid w:val="00C4048F"/>
    <w:rsid w:val="00C40C8C"/>
    <w:rsid w:val="00C42464"/>
    <w:rsid w:val="00C4285A"/>
    <w:rsid w:val="00C4333E"/>
    <w:rsid w:val="00C43719"/>
    <w:rsid w:val="00C438E1"/>
    <w:rsid w:val="00C43900"/>
    <w:rsid w:val="00C43D19"/>
    <w:rsid w:val="00C44D89"/>
    <w:rsid w:val="00C45025"/>
    <w:rsid w:val="00C45FF7"/>
    <w:rsid w:val="00C46617"/>
    <w:rsid w:val="00C46F94"/>
    <w:rsid w:val="00C50337"/>
    <w:rsid w:val="00C52977"/>
    <w:rsid w:val="00C5312E"/>
    <w:rsid w:val="00C57D6F"/>
    <w:rsid w:val="00C62483"/>
    <w:rsid w:val="00C62825"/>
    <w:rsid w:val="00C63E0C"/>
    <w:rsid w:val="00C64FA5"/>
    <w:rsid w:val="00C65974"/>
    <w:rsid w:val="00C6695F"/>
    <w:rsid w:val="00C70980"/>
    <w:rsid w:val="00C71435"/>
    <w:rsid w:val="00C7298C"/>
    <w:rsid w:val="00C7325A"/>
    <w:rsid w:val="00C74492"/>
    <w:rsid w:val="00C75B8D"/>
    <w:rsid w:val="00C76AA2"/>
    <w:rsid w:val="00C80548"/>
    <w:rsid w:val="00C8336F"/>
    <w:rsid w:val="00C83AFF"/>
    <w:rsid w:val="00C843BA"/>
    <w:rsid w:val="00C863FC"/>
    <w:rsid w:val="00C8699F"/>
    <w:rsid w:val="00C8729C"/>
    <w:rsid w:val="00C879E6"/>
    <w:rsid w:val="00C87C49"/>
    <w:rsid w:val="00C90994"/>
    <w:rsid w:val="00C9100A"/>
    <w:rsid w:val="00C91B1C"/>
    <w:rsid w:val="00C92023"/>
    <w:rsid w:val="00C9280D"/>
    <w:rsid w:val="00C93A6D"/>
    <w:rsid w:val="00C940F3"/>
    <w:rsid w:val="00C94E69"/>
    <w:rsid w:val="00C95600"/>
    <w:rsid w:val="00C95EB8"/>
    <w:rsid w:val="00C97C79"/>
    <w:rsid w:val="00C97CE0"/>
    <w:rsid w:val="00CA1A85"/>
    <w:rsid w:val="00CA23D1"/>
    <w:rsid w:val="00CA2725"/>
    <w:rsid w:val="00CA2BB4"/>
    <w:rsid w:val="00CA3996"/>
    <w:rsid w:val="00CA3D5E"/>
    <w:rsid w:val="00CA4626"/>
    <w:rsid w:val="00CA5451"/>
    <w:rsid w:val="00CA6298"/>
    <w:rsid w:val="00CA6962"/>
    <w:rsid w:val="00CA6D77"/>
    <w:rsid w:val="00CA7F2A"/>
    <w:rsid w:val="00CA7FB2"/>
    <w:rsid w:val="00CB03C5"/>
    <w:rsid w:val="00CB0D1C"/>
    <w:rsid w:val="00CB1464"/>
    <w:rsid w:val="00CB4569"/>
    <w:rsid w:val="00CB5FE8"/>
    <w:rsid w:val="00CB6CC1"/>
    <w:rsid w:val="00CB72CE"/>
    <w:rsid w:val="00CB761E"/>
    <w:rsid w:val="00CB7720"/>
    <w:rsid w:val="00CB7AEF"/>
    <w:rsid w:val="00CC15C8"/>
    <w:rsid w:val="00CC3AB2"/>
    <w:rsid w:val="00CC44E0"/>
    <w:rsid w:val="00CC671C"/>
    <w:rsid w:val="00CD0380"/>
    <w:rsid w:val="00CD078F"/>
    <w:rsid w:val="00CD087C"/>
    <w:rsid w:val="00CD50D9"/>
    <w:rsid w:val="00CD6325"/>
    <w:rsid w:val="00CD6520"/>
    <w:rsid w:val="00CD6650"/>
    <w:rsid w:val="00CD70B7"/>
    <w:rsid w:val="00CD75F6"/>
    <w:rsid w:val="00CD7A8A"/>
    <w:rsid w:val="00CE065A"/>
    <w:rsid w:val="00CE2D06"/>
    <w:rsid w:val="00CE2E96"/>
    <w:rsid w:val="00CE33C7"/>
    <w:rsid w:val="00CE3B25"/>
    <w:rsid w:val="00CE468C"/>
    <w:rsid w:val="00CE543E"/>
    <w:rsid w:val="00CE55F8"/>
    <w:rsid w:val="00CF0AE9"/>
    <w:rsid w:val="00CF1E97"/>
    <w:rsid w:val="00CF1EF1"/>
    <w:rsid w:val="00CF3296"/>
    <w:rsid w:val="00CF3818"/>
    <w:rsid w:val="00CF38C2"/>
    <w:rsid w:val="00CF3EFD"/>
    <w:rsid w:val="00CF5BDC"/>
    <w:rsid w:val="00CF5D2C"/>
    <w:rsid w:val="00CF5DDB"/>
    <w:rsid w:val="00D010B6"/>
    <w:rsid w:val="00D02839"/>
    <w:rsid w:val="00D03997"/>
    <w:rsid w:val="00D03A44"/>
    <w:rsid w:val="00D0419F"/>
    <w:rsid w:val="00D04B2B"/>
    <w:rsid w:val="00D04B30"/>
    <w:rsid w:val="00D04BCA"/>
    <w:rsid w:val="00D04CB5"/>
    <w:rsid w:val="00D04E7D"/>
    <w:rsid w:val="00D05C51"/>
    <w:rsid w:val="00D06FCA"/>
    <w:rsid w:val="00D071A3"/>
    <w:rsid w:val="00D0725A"/>
    <w:rsid w:val="00D07EAD"/>
    <w:rsid w:val="00D114F9"/>
    <w:rsid w:val="00D11504"/>
    <w:rsid w:val="00D12ABA"/>
    <w:rsid w:val="00D13A6A"/>
    <w:rsid w:val="00D14314"/>
    <w:rsid w:val="00D14C2D"/>
    <w:rsid w:val="00D14D45"/>
    <w:rsid w:val="00D15073"/>
    <w:rsid w:val="00D151F8"/>
    <w:rsid w:val="00D15BC9"/>
    <w:rsid w:val="00D20436"/>
    <w:rsid w:val="00D21494"/>
    <w:rsid w:val="00D2238B"/>
    <w:rsid w:val="00D25240"/>
    <w:rsid w:val="00D25E0D"/>
    <w:rsid w:val="00D262EC"/>
    <w:rsid w:val="00D26301"/>
    <w:rsid w:val="00D31D7D"/>
    <w:rsid w:val="00D32FC7"/>
    <w:rsid w:val="00D33C22"/>
    <w:rsid w:val="00D33CE6"/>
    <w:rsid w:val="00D341A9"/>
    <w:rsid w:val="00D359AD"/>
    <w:rsid w:val="00D3787F"/>
    <w:rsid w:val="00D41985"/>
    <w:rsid w:val="00D41C5A"/>
    <w:rsid w:val="00D4224D"/>
    <w:rsid w:val="00D4245B"/>
    <w:rsid w:val="00D44B36"/>
    <w:rsid w:val="00D46544"/>
    <w:rsid w:val="00D46D6A"/>
    <w:rsid w:val="00D470DA"/>
    <w:rsid w:val="00D4740D"/>
    <w:rsid w:val="00D475A1"/>
    <w:rsid w:val="00D47B21"/>
    <w:rsid w:val="00D528AA"/>
    <w:rsid w:val="00D52CE8"/>
    <w:rsid w:val="00D52D88"/>
    <w:rsid w:val="00D53E79"/>
    <w:rsid w:val="00D54541"/>
    <w:rsid w:val="00D558D4"/>
    <w:rsid w:val="00D56828"/>
    <w:rsid w:val="00D5701A"/>
    <w:rsid w:val="00D57B73"/>
    <w:rsid w:val="00D6118D"/>
    <w:rsid w:val="00D617DC"/>
    <w:rsid w:val="00D619B2"/>
    <w:rsid w:val="00D62C9B"/>
    <w:rsid w:val="00D66C27"/>
    <w:rsid w:val="00D67C13"/>
    <w:rsid w:val="00D70D66"/>
    <w:rsid w:val="00D755A8"/>
    <w:rsid w:val="00D76042"/>
    <w:rsid w:val="00D76214"/>
    <w:rsid w:val="00D76D05"/>
    <w:rsid w:val="00D778A5"/>
    <w:rsid w:val="00D77AE2"/>
    <w:rsid w:val="00D77B01"/>
    <w:rsid w:val="00D77B5B"/>
    <w:rsid w:val="00D80789"/>
    <w:rsid w:val="00D81885"/>
    <w:rsid w:val="00D81DE6"/>
    <w:rsid w:val="00D81FD7"/>
    <w:rsid w:val="00D82062"/>
    <w:rsid w:val="00D82D24"/>
    <w:rsid w:val="00D850DC"/>
    <w:rsid w:val="00D86432"/>
    <w:rsid w:val="00D867A4"/>
    <w:rsid w:val="00D8689C"/>
    <w:rsid w:val="00D87406"/>
    <w:rsid w:val="00D911FE"/>
    <w:rsid w:val="00D91A7A"/>
    <w:rsid w:val="00D92649"/>
    <w:rsid w:val="00D92A7D"/>
    <w:rsid w:val="00D93307"/>
    <w:rsid w:val="00D93E94"/>
    <w:rsid w:val="00D946B9"/>
    <w:rsid w:val="00D95414"/>
    <w:rsid w:val="00D95E68"/>
    <w:rsid w:val="00D97669"/>
    <w:rsid w:val="00DA2440"/>
    <w:rsid w:val="00DA3302"/>
    <w:rsid w:val="00DA3663"/>
    <w:rsid w:val="00DA4737"/>
    <w:rsid w:val="00DA5428"/>
    <w:rsid w:val="00DA5D77"/>
    <w:rsid w:val="00DA7D04"/>
    <w:rsid w:val="00DB0682"/>
    <w:rsid w:val="00DB0B88"/>
    <w:rsid w:val="00DB227B"/>
    <w:rsid w:val="00DB4382"/>
    <w:rsid w:val="00DB45FD"/>
    <w:rsid w:val="00DB4D8C"/>
    <w:rsid w:val="00DC0086"/>
    <w:rsid w:val="00DC08C8"/>
    <w:rsid w:val="00DC09FF"/>
    <w:rsid w:val="00DC1073"/>
    <w:rsid w:val="00DC1B0D"/>
    <w:rsid w:val="00DC2DCB"/>
    <w:rsid w:val="00DC315F"/>
    <w:rsid w:val="00DC3CFC"/>
    <w:rsid w:val="00DC6051"/>
    <w:rsid w:val="00DC6D2C"/>
    <w:rsid w:val="00DC7A33"/>
    <w:rsid w:val="00DD0CB4"/>
    <w:rsid w:val="00DD460E"/>
    <w:rsid w:val="00DE0926"/>
    <w:rsid w:val="00DE0B12"/>
    <w:rsid w:val="00DE221C"/>
    <w:rsid w:val="00DE2648"/>
    <w:rsid w:val="00DE2F83"/>
    <w:rsid w:val="00DE49B6"/>
    <w:rsid w:val="00DE4A8F"/>
    <w:rsid w:val="00DE51AF"/>
    <w:rsid w:val="00DE53AA"/>
    <w:rsid w:val="00DE583A"/>
    <w:rsid w:val="00DE6F51"/>
    <w:rsid w:val="00DE6FAA"/>
    <w:rsid w:val="00DE73BE"/>
    <w:rsid w:val="00DF0637"/>
    <w:rsid w:val="00DF23FA"/>
    <w:rsid w:val="00DF270D"/>
    <w:rsid w:val="00DF322D"/>
    <w:rsid w:val="00DF3266"/>
    <w:rsid w:val="00DF3388"/>
    <w:rsid w:val="00DF3394"/>
    <w:rsid w:val="00DF44B8"/>
    <w:rsid w:val="00DF44BA"/>
    <w:rsid w:val="00DF5311"/>
    <w:rsid w:val="00DF5DDA"/>
    <w:rsid w:val="00DF6910"/>
    <w:rsid w:val="00DF7B29"/>
    <w:rsid w:val="00E00EB8"/>
    <w:rsid w:val="00E0180A"/>
    <w:rsid w:val="00E01A25"/>
    <w:rsid w:val="00E02A82"/>
    <w:rsid w:val="00E03D68"/>
    <w:rsid w:val="00E04A4D"/>
    <w:rsid w:val="00E05177"/>
    <w:rsid w:val="00E058A4"/>
    <w:rsid w:val="00E05CE2"/>
    <w:rsid w:val="00E05D24"/>
    <w:rsid w:val="00E07C52"/>
    <w:rsid w:val="00E114EA"/>
    <w:rsid w:val="00E1173D"/>
    <w:rsid w:val="00E119D6"/>
    <w:rsid w:val="00E122CB"/>
    <w:rsid w:val="00E1271D"/>
    <w:rsid w:val="00E137E2"/>
    <w:rsid w:val="00E14332"/>
    <w:rsid w:val="00E149E6"/>
    <w:rsid w:val="00E15CAD"/>
    <w:rsid w:val="00E15E6A"/>
    <w:rsid w:val="00E17007"/>
    <w:rsid w:val="00E21C34"/>
    <w:rsid w:val="00E24034"/>
    <w:rsid w:val="00E24A8A"/>
    <w:rsid w:val="00E2512A"/>
    <w:rsid w:val="00E25AB9"/>
    <w:rsid w:val="00E270D1"/>
    <w:rsid w:val="00E27A3A"/>
    <w:rsid w:val="00E301BC"/>
    <w:rsid w:val="00E30ED4"/>
    <w:rsid w:val="00E31077"/>
    <w:rsid w:val="00E31A26"/>
    <w:rsid w:val="00E31CA3"/>
    <w:rsid w:val="00E3225C"/>
    <w:rsid w:val="00E335B5"/>
    <w:rsid w:val="00E3375B"/>
    <w:rsid w:val="00E33D5C"/>
    <w:rsid w:val="00E35B95"/>
    <w:rsid w:val="00E36866"/>
    <w:rsid w:val="00E37C3C"/>
    <w:rsid w:val="00E40685"/>
    <w:rsid w:val="00E421A1"/>
    <w:rsid w:val="00E42595"/>
    <w:rsid w:val="00E42DA1"/>
    <w:rsid w:val="00E43180"/>
    <w:rsid w:val="00E446B1"/>
    <w:rsid w:val="00E44E62"/>
    <w:rsid w:val="00E4556F"/>
    <w:rsid w:val="00E455A8"/>
    <w:rsid w:val="00E45B9C"/>
    <w:rsid w:val="00E46FDD"/>
    <w:rsid w:val="00E47480"/>
    <w:rsid w:val="00E500A4"/>
    <w:rsid w:val="00E519A4"/>
    <w:rsid w:val="00E51C45"/>
    <w:rsid w:val="00E52FF8"/>
    <w:rsid w:val="00E5432F"/>
    <w:rsid w:val="00E5443A"/>
    <w:rsid w:val="00E55ED8"/>
    <w:rsid w:val="00E5649B"/>
    <w:rsid w:val="00E56739"/>
    <w:rsid w:val="00E56D1A"/>
    <w:rsid w:val="00E577CC"/>
    <w:rsid w:val="00E57AB7"/>
    <w:rsid w:val="00E60B2E"/>
    <w:rsid w:val="00E61819"/>
    <w:rsid w:val="00E62B2E"/>
    <w:rsid w:val="00E65B2E"/>
    <w:rsid w:val="00E65C4A"/>
    <w:rsid w:val="00E65EE6"/>
    <w:rsid w:val="00E671C0"/>
    <w:rsid w:val="00E67EBD"/>
    <w:rsid w:val="00E7246F"/>
    <w:rsid w:val="00E725DA"/>
    <w:rsid w:val="00E73D87"/>
    <w:rsid w:val="00E7472D"/>
    <w:rsid w:val="00E750B2"/>
    <w:rsid w:val="00E75157"/>
    <w:rsid w:val="00E75F0E"/>
    <w:rsid w:val="00E81255"/>
    <w:rsid w:val="00E82180"/>
    <w:rsid w:val="00E82776"/>
    <w:rsid w:val="00E83DEB"/>
    <w:rsid w:val="00E84B4C"/>
    <w:rsid w:val="00E84BFC"/>
    <w:rsid w:val="00E84E66"/>
    <w:rsid w:val="00E84FFC"/>
    <w:rsid w:val="00E86CB2"/>
    <w:rsid w:val="00E872A6"/>
    <w:rsid w:val="00E9003B"/>
    <w:rsid w:val="00E908CC"/>
    <w:rsid w:val="00E90AC1"/>
    <w:rsid w:val="00E90D26"/>
    <w:rsid w:val="00E91168"/>
    <w:rsid w:val="00E9266C"/>
    <w:rsid w:val="00E92FBB"/>
    <w:rsid w:val="00E936CF"/>
    <w:rsid w:val="00E9489B"/>
    <w:rsid w:val="00E94FF0"/>
    <w:rsid w:val="00E9548A"/>
    <w:rsid w:val="00E955C5"/>
    <w:rsid w:val="00E9645E"/>
    <w:rsid w:val="00E96FDF"/>
    <w:rsid w:val="00E97860"/>
    <w:rsid w:val="00EA00BD"/>
    <w:rsid w:val="00EA01F0"/>
    <w:rsid w:val="00EA05D5"/>
    <w:rsid w:val="00EA1F9A"/>
    <w:rsid w:val="00EA397C"/>
    <w:rsid w:val="00EA48FF"/>
    <w:rsid w:val="00EA49D8"/>
    <w:rsid w:val="00EA5A5D"/>
    <w:rsid w:val="00EB025E"/>
    <w:rsid w:val="00EB06DE"/>
    <w:rsid w:val="00EB15B7"/>
    <w:rsid w:val="00EB1BAE"/>
    <w:rsid w:val="00EB20BB"/>
    <w:rsid w:val="00EB2979"/>
    <w:rsid w:val="00EB2F46"/>
    <w:rsid w:val="00EB378A"/>
    <w:rsid w:val="00EB4311"/>
    <w:rsid w:val="00EB4F81"/>
    <w:rsid w:val="00EB5037"/>
    <w:rsid w:val="00EB52B5"/>
    <w:rsid w:val="00EB669C"/>
    <w:rsid w:val="00EB76FA"/>
    <w:rsid w:val="00EB7C9E"/>
    <w:rsid w:val="00EC0845"/>
    <w:rsid w:val="00EC16C9"/>
    <w:rsid w:val="00EC2260"/>
    <w:rsid w:val="00EC2A5D"/>
    <w:rsid w:val="00EC38AB"/>
    <w:rsid w:val="00EC3904"/>
    <w:rsid w:val="00EC4511"/>
    <w:rsid w:val="00EC522E"/>
    <w:rsid w:val="00EC58CA"/>
    <w:rsid w:val="00EC60A6"/>
    <w:rsid w:val="00EC63AA"/>
    <w:rsid w:val="00EC6598"/>
    <w:rsid w:val="00EC7410"/>
    <w:rsid w:val="00EC7542"/>
    <w:rsid w:val="00ED051C"/>
    <w:rsid w:val="00ED079E"/>
    <w:rsid w:val="00ED11DE"/>
    <w:rsid w:val="00ED1E44"/>
    <w:rsid w:val="00ED23B6"/>
    <w:rsid w:val="00ED2577"/>
    <w:rsid w:val="00ED2A3E"/>
    <w:rsid w:val="00ED3347"/>
    <w:rsid w:val="00ED3D9F"/>
    <w:rsid w:val="00ED49C9"/>
    <w:rsid w:val="00ED70CD"/>
    <w:rsid w:val="00ED788D"/>
    <w:rsid w:val="00ED7FA7"/>
    <w:rsid w:val="00EE070A"/>
    <w:rsid w:val="00EE1430"/>
    <w:rsid w:val="00EE2325"/>
    <w:rsid w:val="00EE3D32"/>
    <w:rsid w:val="00EE513D"/>
    <w:rsid w:val="00EE5172"/>
    <w:rsid w:val="00EE5A3C"/>
    <w:rsid w:val="00EE7AF4"/>
    <w:rsid w:val="00EF0466"/>
    <w:rsid w:val="00EF0855"/>
    <w:rsid w:val="00EF094B"/>
    <w:rsid w:val="00EF1947"/>
    <w:rsid w:val="00EF1C1B"/>
    <w:rsid w:val="00EF1F08"/>
    <w:rsid w:val="00EF35C2"/>
    <w:rsid w:val="00EF362B"/>
    <w:rsid w:val="00EF3BEB"/>
    <w:rsid w:val="00EF4CF6"/>
    <w:rsid w:val="00EF5893"/>
    <w:rsid w:val="00EF699B"/>
    <w:rsid w:val="00EF7656"/>
    <w:rsid w:val="00EF7A08"/>
    <w:rsid w:val="00EF7D10"/>
    <w:rsid w:val="00F00CAE"/>
    <w:rsid w:val="00F029A3"/>
    <w:rsid w:val="00F03231"/>
    <w:rsid w:val="00F03DAF"/>
    <w:rsid w:val="00F04470"/>
    <w:rsid w:val="00F04567"/>
    <w:rsid w:val="00F049AD"/>
    <w:rsid w:val="00F0671C"/>
    <w:rsid w:val="00F06E01"/>
    <w:rsid w:val="00F10799"/>
    <w:rsid w:val="00F119D8"/>
    <w:rsid w:val="00F127CC"/>
    <w:rsid w:val="00F1684B"/>
    <w:rsid w:val="00F20659"/>
    <w:rsid w:val="00F206B4"/>
    <w:rsid w:val="00F21AB5"/>
    <w:rsid w:val="00F21B7C"/>
    <w:rsid w:val="00F21F2C"/>
    <w:rsid w:val="00F221DA"/>
    <w:rsid w:val="00F22E82"/>
    <w:rsid w:val="00F23B49"/>
    <w:rsid w:val="00F253FC"/>
    <w:rsid w:val="00F2543B"/>
    <w:rsid w:val="00F254B9"/>
    <w:rsid w:val="00F2590C"/>
    <w:rsid w:val="00F259C2"/>
    <w:rsid w:val="00F279CD"/>
    <w:rsid w:val="00F27EA7"/>
    <w:rsid w:val="00F30045"/>
    <w:rsid w:val="00F30A51"/>
    <w:rsid w:val="00F329B0"/>
    <w:rsid w:val="00F333AD"/>
    <w:rsid w:val="00F34A5B"/>
    <w:rsid w:val="00F3531D"/>
    <w:rsid w:val="00F362BE"/>
    <w:rsid w:val="00F372E5"/>
    <w:rsid w:val="00F4019D"/>
    <w:rsid w:val="00F417FF"/>
    <w:rsid w:val="00F419C4"/>
    <w:rsid w:val="00F41E71"/>
    <w:rsid w:val="00F4298B"/>
    <w:rsid w:val="00F44BE6"/>
    <w:rsid w:val="00F457C2"/>
    <w:rsid w:val="00F46481"/>
    <w:rsid w:val="00F5114B"/>
    <w:rsid w:val="00F51EEC"/>
    <w:rsid w:val="00F52CF2"/>
    <w:rsid w:val="00F53442"/>
    <w:rsid w:val="00F535C7"/>
    <w:rsid w:val="00F53A37"/>
    <w:rsid w:val="00F53A79"/>
    <w:rsid w:val="00F54C39"/>
    <w:rsid w:val="00F552B7"/>
    <w:rsid w:val="00F552FD"/>
    <w:rsid w:val="00F55896"/>
    <w:rsid w:val="00F55C41"/>
    <w:rsid w:val="00F56215"/>
    <w:rsid w:val="00F57294"/>
    <w:rsid w:val="00F60187"/>
    <w:rsid w:val="00F6044C"/>
    <w:rsid w:val="00F60B96"/>
    <w:rsid w:val="00F6167D"/>
    <w:rsid w:val="00F61CFD"/>
    <w:rsid w:val="00F6272A"/>
    <w:rsid w:val="00F62B7E"/>
    <w:rsid w:val="00F62C42"/>
    <w:rsid w:val="00F63A4B"/>
    <w:rsid w:val="00F658A7"/>
    <w:rsid w:val="00F67F17"/>
    <w:rsid w:val="00F70397"/>
    <w:rsid w:val="00F703D0"/>
    <w:rsid w:val="00F71B4E"/>
    <w:rsid w:val="00F71E95"/>
    <w:rsid w:val="00F73826"/>
    <w:rsid w:val="00F75008"/>
    <w:rsid w:val="00F753B1"/>
    <w:rsid w:val="00F756A4"/>
    <w:rsid w:val="00F75B20"/>
    <w:rsid w:val="00F75C78"/>
    <w:rsid w:val="00F75E86"/>
    <w:rsid w:val="00F76A13"/>
    <w:rsid w:val="00F77352"/>
    <w:rsid w:val="00F77538"/>
    <w:rsid w:val="00F8054C"/>
    <w:rsid w:val="00F80636"/>
    <w:rsid w:val="00F80A99"/>
    <w:rsid w:val="00F8218D"/>
    <w:rsid w:val="00F82DF6"/>
    <w:rsid w:val="00F84C4A"/>
    <w:rsid w:val="00F854A0"/>
    <w:rsid w:val="00F8744F"/>
    <w:rsid w:val="00F9244F"/>
    <w:rsid w:val="00F9282C"/>
    <w:rsid w:val="00F92A9C"/>
    <w:rsid w:val="00F931FD"/>
    <w:rsid w:val="00F9345B"/>
    <w:rsid w:val="00F95F8B"/>
    <w:rsid w:val="00F96863"/>
    <w:rsid w:val="00F96A9B"/>
    <w:rsid w:val="00F97418"/>
    <w:rsid w:val="00F97D7B"/>
    <w:rsid w:val="00F97D8A"/>
    <w:rsid w:val="00FA22E7"/>
    <w:rsid w:val="00FA2392"/>
    <w:rsid w:val="00FA25F3"/>
    <w:rsid w:val="00FA2F2D"/>
    <w:rsid w:val="00FA3011"/>
    <w:rsid w:val="00FA3ADB"/>
    <w:rsid w:val="00FA465D"/>
    <w:rsid w:val="00FA68EF"/>
    <w:rsid w:val="00FA77E2"/>
    <w:rsid w:val="00FB061A"/>
    <w:rsid w:val="00FB1873"/>
    <w:rsid w:val="00FB340F"/>
    <w:rsid w:val="00FB35F5"/>
    <w:rsid w:val="00FB4849"/>
    <w:rsid w:val="00FB4A0C"/>
    <w:rsid w:val="00FB4A78"/>
    <w:rsid w:val="00FB66CC"/>
    <w:rsid w:val="00FB6CB4"/>
    <w:rsid w:val="00FC060D"/>
    <w:rsid w:val="00FC173F"/>
    <w:rsid w:val="00FC1895"/>
    <w:rsid w:val="00FC1B58"/>
    <w:rsid w:val="00FC2762"/>
    <w:rsid w:val="00FC308F"/>
    <w:rsid w:val="00FC3601"/>
    <w:rsid w:val="00FC43B2"/>
    <w:rsid w:val="00FC4654"/>
    <w:rsid w:val="00FC47F9"/>
    <w:rsid w:val="00FC5146"/>
    <w:rsid w:val="00FC5717"/>
    <w:rsid w:val="00FC7F1E"/>
    <w:rsid w:val="00FD03D6"/>
    <w:rsid w:val="00FD124C"/>
    <w:rsid w:val="00FD13FA"/>
    <w:rsid w:val="00FD1458"/>
    <w:rsid w:val="00FD1AC4"/>
    <w:rsid w:val="00FD1D65"/>
    <w:rsid w:val="00FD244A"/>
    <w:rsid w:val="00FD248B"/>
    <w:rsid w:val="00FD4229"/>
    <w:rsid w:val="00FD4333"/>
    <w:rsid w:val="00FD53D3"/>
    <w:rsid w:val="00FD65D7"/>
    <w:rsid w:val="00FD6774"/>
    <w:rsid w:val="00FD6927"/>
    <w:rsid w:val="00FD7B78"/>
    <w:rsid w:val="00FE0DDF"/>
    <w:rsid w:val="00FE3E54"/>
    <w:rsid w:val="00FF04D8"/>
    <w:rsid w:val="00FF280C"/>
    <w:rsid w:val="00FF3C2E"/>
    <w:rsid w:val="00FF511D"/>
    <w:rsid w:val="00FF546F"/>
    <w:rsid w:val="00FF5C99"/>
    <w:rsid w:val="00FF7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0986F"/>
  <w15:chartTrackingRefBased/>
  <w15:docId w15:val="{7AB970D7-4110-4F56-9455-C5F13264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27C7"/>
    <w:pPr>
      <w:widowControl w:val="0"/>
      <w:ind w:firstLineChars="213" w:firstLine="447"/>
      <w:jc w:val="both"/>
    </w:pPr>
    <w:rPr>
      <w:rFonts w:ascii="Times New Roman" w:hAnsi="Times New Roman" w:cs="Times New Roman"/>
      <w:sz w:val="24"/>
      <w:szCs w:val="20"/>
    </w:rPr>
  </w:style>
  <w:style w:type="paragraph" w:styleId="1">
    <w:name w:val="heading 1"/>
    <w:basedOn w:val="a"/>
    <w:next w:val="a"/>
    <w:link w:val="1Char"/>
    <w:uiPriority w:val="9"/>
    <w:qFormat/>
    <w:rsid w:val="00E96FDF"/>
    <w:pPr>
      <w:keepNext/>
      <w:keepLines/>
      <w:numPr>
        <w:numId w:val="1"/>
      </w:numPr>
      <w:spacing w:before="152" w:after="120" w:line="578" w:lineRule="auto"/>
      <w:ind w:firstLineChars="0" w:firstLine="0"/>
      <w:outlineLvl w:val="0"/>
    </w:pPr>
    <w:rPr>
      <w:b/>
      <w:bCs/>
      <w:kern w:val="44"/>
      <w:sz w:val="32"/>
      <w:szCs w:val="44"/>
    </w:rPr>
  </w:style>
  <w:style w:type="paragraph" w:styleId="2">
    <w:name w:val="heading 2"/>
    <w:basedOn w:val="a"/>
    <w:next w:val="a"/>
    <w:link w:val="2Char"/>
    <w:uiPriority w:val="9"/>
    <w:unhideWhenUsed/>
    <w:qFormat/>
    <w:rsid w:val="0047063E"/>
    <w:pPr>
      <w:numPr>
        <w:ilvl w:val="1"/>
        <w:numId w:val="1"/>
      </w:numPr>
      <w:spacing w:beforeLines="11" w:before="34"/>
      <w:ind w:left="567" w:firstLineChars="0" w:firstLine="0"/>
      <w:outlineLvl w:val="1"/>
    </w:pPr>
    <w:rPr>
      <w:rFonts w:eastAsiaTheme="majorEastAsia"/>
      <w:b/>
      <w:bCs/>
      <w:sz w:val="28"/>
      <w:szCs w:val="28"/>
    </w:rPr>
  </w:style>
  <w:style w:type="paragraph" w:styleId="3">
    <w:name w:val="heading 3"/>
    <w:basedOn w:val="a0"/>
    <w:next w:val="a"/>
    <w:link w:val="3Char"/>
    <w:uiPriority w:val="9"/>
    <w:unhideWhenUsed/>
    <w:rsid w:val="009C0FCD"/>
    <w:pPr>
      <w:numPr>
        <w:numId w:val="4"/>
      </w:numPr>
      <w:spacing w:before="34"/>
      <w:ind w:firstLineChars="0" w:firstLine="0"/>
      <w:outlineLvl w:val="2"/>
    </w:pPr>
    <w:rPr>
      <w:b/>
      <w:sz w:val="24"/>
    </w:rPr>
  </w:style>
  <w:style w:type="paragraph" w:styleId="4">
    <w:name w:val="heading 4"/>
    <w:basedOn w:val="3"/>
    <w:next w:val="a"/>
    <w:link w:val="4Char"/>
    <w:uiPriority w:val="9"/>
    <w:unhideWhenUsed/>
    <w:qFormat/>
    <w:rsid w:val="007544C4"/>
    <w:pPr>
      <w:numPr>
        <w:ilvl w:val="3"/>
        <w:numId w:val="1"/>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1876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187663"/>
    <w:rPr>
      <w:sz w:val="18"/>
      <w:szCs w:val="18"/>
    </w:rPr>
  </w:style>
  <w:style w:type="paragraph" w:styleId="a5">
    <w:name w:val="footer"/>
    <w:basedOn w:val="a"/>
    <w:link w:val="Char0"/>
    <w:uiPriority w:val="99"/>
    <w:unhideWhenUsed/>
    <w:rsid w:val="00187663"/>
    <w:pPr>
      <w:tabs>
        <w:tab w:val="center" w:pos="4153"/>
        <w:tab w:val="right" w:pos="8306"/>
      </w:tabs>
      <w:snapToGrid w:val="0"/>
    </w:pPr>
    <w:rPr>
      <w:sz w:val="18"/>
      <w:szCs w:val="18"/>
    </w:rPr>
  </w:style>
  <w:style w:type="character" w:customStyle="1" w:styleId="Char0">
    <w:name w:val="页脚 Char"/>
    <w:basedOn w:val="a1"/>
    <w:link w:val="a5"/>
    <w:uiPriority w:val="99"/>
    <w:rsid w:val="00187663"/>
    <w:rPr>
      <w:sz w:val="18"/>
      <w:szCs w:val="18"/>
    </w:rPr>
  </w:style>
  <w:style w:type="table" w:styleId="a6">
    <w:name w:val="Table Grid"/>
    <w:basedOn w:val="a2"/>
    <w:uiPriority w:val="59"/>
    <w:rsid w:val="00F76A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link w:val="Char1"/>
    <w:uiPriority w:val="35"/>
    <w:unhideWhenUsed/>
    <w:qFormat/>
    <w:rsid w:val="00CA7F2A"/>
    <w:rPr>
      <w:rFonts w:asciiTheme="majorHAnsi" w:eastAsia="黑体" w:hAnsiTheme="majorHAnsi" w:cstheme="majorBidi"/>
    </w:rPr>
  </w:style>
  <w:style w:type="character" w:styleId="a8">
    <w:name w:val="Placeholder Text"/>
    <w:basedOn w:val="a1"/>
    <w:uiPriority w:val="99"/>
    <w:semiHidden/>
    <w:rsid w:val="00CA7F2A"/>
    <w:rPr>
      <w:color w:val="808080"/>
    </w:rPr>
  </w:style>
  <w:style w:type="paragraph" w:customStyle="1" w:styleId="table">
    <w:name w:val="table"/>
    <w:basedOn w:val="a7"/>
    <w:link w:val="tableChar"/>
    <w:autoRedefine/>
    <w:qFormat/>
    <w:rsid w:val="00253403"/>
    <w:pPr>
      <w:ind w:firstLineChars="0" w:firstLine="0"/>
      <w:jc w:val="center"/>
    </w:pPr>
    <w:rPr>
      <w:rFonts w:ascii="Times New Roman" w:hAnsi="Times New Roman" w:cs="Times New Roman"/>
      <w:b/>
    </w:rPr>
  </w:style>
  <w:style w:type="character" w:customStyle="1" w:styleId="Char1">
    <w:name w:val="题注 Char"/>
    <w:basedOn w:val="a1"/>
    <w:link w:val="a7"/>
    <w:uiPriority w:val="35"/>
    <w:rsid w:val="006C4D71"/>
    <w:rPr>
      <w:rFonts w:asciiTheme="majorHAnsi" w:eastAsia="黑体" w:hAnsiTheme="majorHAnsi" w:cstheme="majorBidi"/>
      <w:sz w:val="20"/>
      <w:szCs w:val="20"/>
    </w:rPr>
  </w:style>
  <w:style w:type="character" w:customStyle="1" w:styleId="tableChar">
    <w:name w:val="table Char"/>
    <w:basedOn w:val="Char1"/>
    <w:link w:val="table"/>
    <w:rsid w:val="00253403"/>
    <w:rPr>
      <w:rFonts w:ascii="Times New Roman" w:eastAsia="黑体" w:hAnsi="Times New Roman" w:cs="Times New Roman"/>
      <w:b/>
      <w:sz w:val="24"/>
      <w:szCs w:val="20"/>
    </w:rPr>
  </w:style>
  <w:style w:type="character" w:customStyle="1" w:styleId="1Char">
    <w:name w:val="标题 1 Char"/>
    <w:basedOn w:val="a1"/>
    <w:link w:val="1"/>
    <w:uiPriority w:val="9"/>
    <w:rsid w:val="00E96FDF"/>
    <w:rPr>
      <w:rFonts w:ascii="Times New Roman" w:hAnsi="Times New Roman" w:cs="Times New Roman"/>
      <w:b/>
      <w:bCs/>
      <w:kern w:val="44"/>
      <w:sz w:val="32"/>
      <w:szCs w:val="44"/>
    </w:rPr>
  </w:style>
  <w:style w:type="character" w:customStyle="1" w:styleId="2Char">
    <w:name w:val="标题 2 Char"/>
    <w:basedOn w:val="a1"/>
    <w:link w:val="2"/>
    <w:uiPriority w:val="9"/>
    <w:rsid w:val="0047063E"/>
    <w:rPr>
      <w:rFonts w:ascii="Times New Roman" w:eastAsiaTheme="majorEastAsia" w:hAnsi="Times New Roman" w:cs="Times New Roman"/>
      <w:b/>
      <w:bCs/>
      <w:sz w:val="28"/>
      <w:szCs w:val="28"/>
    </w:rPr>
  </w:style>
  <w:style w:type="paragraph" w:styleId="a0">
    <w:name w:val="List Paragraph"/>
    <w:basedOn w:val="a"/>
    <w:uiPriority w:val="34"/>
    <w:qFormat/>
    <w:rsid w:val="0071573F"/>
    <w:pPr>
      <w:spacing w:beforeLines="11" w:before="36"/>
      <w:ind w:firstLineChars="200" w:firstLine="420"/>
    </w:pPr>
    <w:rPr>
      <w:rFonts w:eastAsia="Times New Roman"/>
      <w:sz w:val="21"/>
      <w:szCs w:val="22"/>
    </w:rPr>
  </w:style>
  <w:style w:type="character" w:customStyle="1" w:styleId="3Char">
    <w:name w:val="标题 3 Char"/>
    <w:basedOn w:val="a1"/>
    <w:link w:val="3"/>
    <w:uiPriority w:val="9"/>
    <w:rsid w:val="009C0FCD"/>
    <w:rPr>
      <w:rFonts w:ascii="Times New Roman" w:eastAsia="Times New Roman" w:hAnsi="Times New Roman" w:cs="Times New Roman"/>
      <w:b/>
      <w:sz w:val="24"/>
    </w:rPr>
  </w:style>
  <w:style w:type="paragraph" w:styleId="a9">
    <w:name w:val="No Spacing"/>
    <w:uiPriority w:val="1"/>
    <w:qFormat/>
    <w:rsid w:val="00FF280C"/>
    <w:pPr>
      <w:widowControl w:val="0"/>
      <w:ind w:firstLineChars="213" w:firstLine="511"/>
    </w:pPr>
    <w:rPr>
      <w:rFonts w:ascii="Times New Roman" w:hAnsi="Times New Roman" w:cs="Times New Roman"/>
      <w:sz w:val="24"/>
      <w:szCs w:val="20"/>
    </w:rPr>
  </w:style>
  <w:style w:type="character" w:customStyle="1" w:styleId="4Char">
    <w:name w:val="标题 4 Char"/>
    <w:basedOn w:val="a1"/>
    <w:link w:val="4"/>
    <w:uiPriority w:val="9"/>
    <w:rsid w:val="007544C4"/>
    <w:rPr>
      <w:rFonts w:ascii="Times New Roman" w:eastAsia="Times New Roman" w:hAnsi="Times New Roman" w:cs="Times New Roman"/>
      <w:b/>
      <w:sz w:val="24"/>
    </w:rPr>
  </w:style>
  <w:style w:type="character" w:styleId="aa">
    <w:name w:val="annotation reference"/>
    <w:basedOn w:val="a1"/>
    <w:uiPriority w:val="99"/>
    <w:semiHidden/>
    <w:unhideWhenUsed/>
    <w:rsid w:val="00B2797E"/>
    <w:rPr>
      <w:sz w:val="21"/>
      <w:szCs w:val="21"/>
    </w:rPr>
  </w:style>
  <w:style w:type="paragraph" w:styleId="ab">
    <w:name w:val="annotation text"/>
    <w:basedOn w:val="a"/>
    <w:link w:val="Char2"/>
    <w:uiPriority w:val="99"/>
    <w:unhideWhenUsed/>
    <w:rsid w:val="00B2797E"/>
  </w:style>
  <w:style w:type="character" w:customStyle="1" w:styleId="Char2">
    <w:name w:val="批注文字 Char"/>
    <w:basedOn w:val="a1"/>
    <w:link w:val="ab"/>
    <w:uiPriority w:val="99"/>
    <w:rsid w:val="00B2797E"/>
    <w:rPr>
      <w:rFonts w:ascii="Times New Roman" w:hAnsi="Times New Roman" w:cs="Times New Roman"/>
      <w:sz w:val="24"/>
      <w:szCs w:val="20"/>
    </w:rPr>
  </w:style>
  <w:style w:type="paragraph" w:styleId="ac">
    <w:name w:val="annotation subject"/>
    <w:basedOn w:val="ab"/>
    <w:next w:val="ab"/>
    <w:link w:val="Char3"/>
    <w:uiPriority w:val="99"/>
    <w:semiHidden/>
    <w:unhideWhenUsed/>
    <w:rsid w:val="00B2797E"/>
    <w:rPr>
      <w:b/>
      <w:bCs/>
    </w:rPr>
  </w:style>
  <w:style w:type="character" w:customStyle="1" w:styleId="Char3">
    <w:name w:val="批注主题 Char"/>
    <w:basedOn w:val="Char2"/>
    <w:link w:val="ac"/>
    <w:uiPriority w:val="99"/>
    <w:semiHidden/>
    <w:rsid w:val="00B2797E"/>
    <w:rPr>
      <w:rFonts w:ascii="Times New Roman" w:hAnsi="Times New Roman" w:cs="Times New Roman"/>
      <w:b/>
      <w:bCs/>
      <w:sz w:val="24"/>
      <w:szCs w:val="20"/>
    </w:rPr>
  </w:style>
  <w:style w:type="paragraph" w:styleId="ad">
    <w:name w:val="Balloon Text"/>
    <w:basedOn w:val="a"/>
    <w:link w:val="Char4"/>
    <w:uiPriority w:val="99"/>
    <w:semiHidden/>
    <w:unhideWhenUsed/>
    <w:rsid w:val="00B2797E"/>
    <w:rPr>
      <w:sz w:val="18"/>
      <w:szCs w:val="18"/>
    </w:rPr>
  </w:style>
  <w:style w:type="character" w:customStyle="1" w:styleId="Char4">
    <w:name w:val="批注框文本 Char"/>
    <w:basedOn w:val="a1"/>
    <w:link w:val="ad"/>
    <w:uiPriority w:val="99"/>
    <w:semiHidden/>
    <w:rsid w:val="00B2797E"/>
    <w:rPr>
      <w:rFonts w:ascii="Times New Roman" w:hAnsi="Times New Roman" w:cs="Times New Roman"/>
      <w:sz w:val="18"/>
      <w:szCs w:val="18"/>
    </w:rPr>
  </w:style>
  <w:style w:type="paragraph" w:styleId="TOC">
    <w:name w:val="TOC Heading"/>
    <w:basedOn w:val="1"/>
    <w:next w:val="a"/>
    <w:link w:val="TOCChar"/>
    <w:uiPriority w:val="39"/>
    <w:unhideWhenUsed/>
    <w:qFormat/>
    <w:rsid w:val="00E73D87"/>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0">
    <w:name w:val="toc 2"/>
    <w:basedOn w:val="a"/>
    <w:next w:val="a"/>
    <w:autoRedefine/>
    <w:uiPriority w:val="39"/>
    <w:unhideWhenUsed/>
    <w:rsid w:val="00E73D87"/>
    <w:pPr>
      <w:widowControl/>
      <w:spacing w:after="100" w:line="259" w:lineRule="auto"/>
      <w:ind w:left="220" w:firstLineChars="0" w:firstLine="0"/>
    </w:pPr>
    <w:rPr>
      <w:rFonts w:asciiTheme="minorHAnsi" w:hAnsiTheme="minorHAnsi"/>
      <w:kern w:val="0"/>
      <w:sz w:val="22"/>
      <w:szCs w:val="22"/>
    </w:rPr>
  </w:style>
  <w:style w:type="paragraph" w:styleId="10">
    <w:name w:val="toc 1"/>
    <w:basedOn w:val="a"/>
    <w:next w:val="a"/>
    <w:autoRedefine/>
    <w:uiPriority w:val="39"/>
    <w:unhideWhenUsed/>
    <w:rsid w:val="00247796"/>
    <w:pPr>
      <w:widowControl/>
      <w:tabs>
        <w:tab w:val="left" w:pos="440"/>
        <w:tab w:val="right" w:leader="dot" w:pos="8296"/>
      </w:tabs>
      <w:spacing w:after="100"/>
      <w:ind w:firstLineChars="0" w:firstLine="0"/>
    </w:pPr>
    <w:rPr>
      <w:rFonts w:asciiTheme="minorHAnsi" w:hAnsiTheme="minorHAnsi"/>
      <w:kern w:val="0"/>
      <w:sz w:val="22"/>
      <w:szCs w:val="22"/>
    </w:rPr>
  </w:style>
  <w:style w:type="paragraph" w:styleId="31">
    <w:name w:val="toc 3"/>
    <w:basedOn w:val="a"/>
    <w:next w:val="a"/>
    <w:autoRedefine/>
    <w:uiPriority w:val="39"/>
    <w:unhideWhenUsed/>
    <w:rsid w:val="00E73D87"/>
    <w:pPr>
      <w:widowControl/>
      <w:spacing w:after="100" w:line="259" w:lineRule="auto"/>
      <w:ind w:left="440" w:firstLineChars="0" w:firstLine="0"/>
    </w:pPr>
    <w:rPr>
      <w:rFonts w:asciiTheme="minorHAnsi" w:hAnsiTheme="minorHAnsi"/>
      <w:kern w:val="0"/>
      <w:sz w:val="22"/>
      <w:szCs w:val="22"/>
    </w:rPr>
  </w:style>
  <w:style w:type="character" w:styleId="ae">
    <w:name w:val="Hyperlink"/>
    <w:basedOn w:val="a1"/>
    <w:uiPriority w:val="99"/>
    <w:unhideWhenUsed/>
    <w:rsid w:val="00F60B96"/>
    <w:rPr>
      <w:color w:val="0563C1" w:themeColor="hyperlink"/>
      <w:u w:val="single"/>
    </w:rPr>
  </w:style>
  <w:style w:type="paragraph" w:customStyle="1" w:styleId="30">
    <w:name w:val="标题3"/>
    <w:basedOn w:val="2"/>
    <w:next w:val="a"/>
    <w:link w:val="3Char0"/>
    <w:autoRedefine/>
    <w:qFormat/>
    <w:rsid w:val="002950C3"/>
    <w:pPr>
      <w:numPr>
        <w:ilvl w:val="2"/>
      </w:numPr>
      <w:ind w:left="709" w:hanging="1"/>
    </w:pPr>
  </w:style>
  <w:style w:type="character" w:customStyle="1" w:styleId="3Char0">
    <w:name w:val="标题3 Char"/>
    <w:basedOn w:val="2Char"/>
    <w:link w:val="30"/>
    <w:rsid w:val="002950C3"/>
    <w:rPr>
      <w:rFonts w:ascii="Times New Roman" w:eastAsiaTheme="majorEastAsia" w:hAnsi="Times New Roman" w:cs="Times New Roman"/>
      <w:b/>
      <w:bCs/>
      <w:sz w:val="28"/>
      <w:szCs w:val="28"/>
    </w:rPr>
  </w:style>
  <w:style w:type="character" w:styleId="af">
    <w:name w:val="Subtle Emphasis"/>
    <w:uiPriority w:val="19"/>
    <w:qFormat/>
    <w:rsid w:val="00247796"/>
    <w:rPr>
      <w:rFonts w:ascii="Times New Roman" w:hAnsi="Times New Roman" w:cs="Times New Roman"/>
      <w:sz w:val="21"/>
    </w:rPr>
  </w:style>
  <w:style w:type="character" w:customStyle="1" w:styleId="11">
    <w:name w:val="未处理的提及1"/>
    <w:basedOn w:val="a1"/>
    <w:uiPriority w:val="99"/>
    <w:semiHidden/>
    <w:unhideWhenUsed/>
    <w:rsid w:val="00EC522E"/>
    <w:rPr>
      <w:color w:val="605E5C"/>
      <w:shd w:val="clear" w:color="auto" w:fill="E1DFDD"/>
    </w:rPr>
  </w:style>
  <w:style w:type="character" w:styleId="af0">
    <w:name w:val="page number"/>
    <w:basedOn w:val="a1"/>
    <w:uiPriority w:val="99"/>
    <w:semiHidden/>
    <w:unhideWhenUsed/>
    <w:rsid w:val="00D46D6A"/>
  </w:style>
  <w:style w:type="table" w:customStyle="1" w:styleId="12">
    <w:name w:val="网格型1"/>
    <w:basedOn w:val="a2"/>
    <w:next w:val="a6"/>
    <w:uiPriority w:val="59"/>
    <w:rsid w:val="00D46D6A"/>
    <w:rPr>
      <w:rFonts w:ascii="Times New Roman" w:hAnsi="Times New Roman" w:cs="Times New Roman"/>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lu">
    <w:name w:val="mulu"/>
    <w:basedOn w:val="TOC"/>
    <w:link w:val="muluChar"/>
    <w:qFormat/>
    <w:rsid w:val="002948E2"/>
    <w:pPr>
      <w:spacing w:before="0" w:line="240" w:lineRule="auto"/>
    </w:pPr>
    <w:rPr>
      <w:rFonts w:ascii="Times New Roman" w:hAnsi="Times New Roman" w:cs="Times New Roman"/>
      <w:b/>
      <w:color w:val="auto"/>
      <w:lang w:val="zh-CN"/>
    </w:rPr>
  </w:style>
  <w:style w:type="character" w:customStyle="1" w:styleId="TOCChar">
    <w:name w:val="TOC 标题 Char"/>
    <w:basedOn w:val="1Char"/>
    <w:link w:val="TOC"/>
    <w:uiPriority w:val="39"/>
    <w:rsid w:val="002948E2"/>
    <w:rPr>
      <w:rFonts w:asciiTheme="majorHAnsi" w:eastAsiaTheme="majorEastAsia" w:hAnsiTheme="majorHAnsi" w:cstheme="majorBidi"/>
      <w:b w:val="0"/>
      <w:bCs w:val="0"/>
      <w:color w:val="2E74B5" w:themeColor="accent1" w:themeShade="BF"/>
      <w:kern w:val="0"/>
      <w:sz w:val="32"/>
      <w:szCs w:val="32"/>
    </w:rPr>
  </w:style>
  <w:style w:type="character" w:customStyle="1" w:styleId="muluChar">
    <w:name w:val="mulu Char"/>
    <w:basedOn w:val="TOCChar"/>
    <w:link w:val="mulu"/>
    <w:rsid w:val="002948E2"/>
    <w:rPr>
      <w:rFonts w:ascii="Times New Roman" w:eastAsiaTheme="majorEastAsia" w:hAnsi="Times New Roman" w:cs="Times New Roman"/>
      <w:b/>
      <w:bCs w:val="0"/>
      <w:color w:val="2E74B5" w:themeColor="accent1" w:themeShade="BF"/>
      <w:kern w:val="0"/>
      <w:sz w:val="32"/>
      <w:szCs w:val="32"/>
      <w:lang w:val="zh-CN"/>
    </w:rPr>
  </w:style>
  <w:style w:type="paragraph" w:styleId="af1">
    <w:name w:val="Revision"/>
    <w:hidden/>
    <w:uiPriority w:val="99"/>
    <w:semiHidden/>
    <w:rsid w:val="00437CED"/>
    <w:rPr>
      <w:rFonts w:ascii="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7286">
      <w:bodyDiv w:val="1"/>
      <w:marLeft w:val="0"/>
      <w:marRight w:val="0"/>
      <w:marTop w:val="0"/>
      <w:marBottom w:val="0"/>
      <w:divBdr>
        <w:top w:val="none" w:sz="0" w:space="0" w:color="auto"/>
        <w:left w:val="none" w:sz="0" w:space="0" w:color="auto"/>
        <w:bottom w:val="none" w:sz="0" w:space="0" w:color="auto"/>
        <w:right w:val="none" w:sz="0" w:space="0" w:color="auto"/>
      </w:divBdr>
    </w:div>
    <w:div w:id="18435507">
      <w:bodyDiv w:val="1"/>
      <w:marLeft w:val="0"/>
      <w:marRight w:val="0"/>
      <w:marTop w:val="0"/>
      <w:marBottom w:val="0"/>
      <w:divBdr>
        <w:top w:val="none" w:sz="0" w:space="0" w:color="auto"/>
        <w:left w:val="none" w:sz="0" w:space="0" w:color="auto"/>
        <w:bottom w:val="none" w:sz="0" w:space="0" w:color="auto"/>
        <w:right w:val="none" w:sz="0" w:space="0" w:color="auto"/>
      </w:divBdr>
    </w:div>
    <w:div w:id="25062197">
      <w:bodyDiv w:val="1"/>
      <w:marLeft w:val="0"/>
      <w:marRight w:val="0"/>
      <w:marTop w:val="0"/>
      <w:marBottom w:val="0"/>
      <w:divBdr>
        <w:top w:val="none" w:sz="0" w:space="0" w:color="auto"/>
        <w:left w:val="none" w:sz="0" w:space="0" w:color="auto"/>
        <w:bottom w:val="none" w:sz="0" w:space="0" w:color="auto"/>
        <w:right w:val="none" w:sz="0" w:space="0" w:color="auto"/>
      </w:divBdr>
      <w:divsChild>
        <w:div w:id="370425517">
          <w:marLeft w:val="0"/>
          <w:marRight w:val="0"/>
          <w:marTop w:val="0"/>
          <w:marBottom w:val="0"/>
          <w:divBdr>
            <w:top w:val="none" w:sz="0" w:space="0" w:color="auto"/>
            <w:left w:val="none" w:sz="0" w:space="0" w:color="auto"/>
            <w:bottom w:val="none" w:sz="0" w:space="0" w:color="auto"/>
            <w:right w:val="none" w:sz="0" w:space="0" w:color="auto"/>
          </w:divBdr>
        </w:div>
      </w:divsChild>
    </w:div>
    <w:div w:id="25840521">
      <w:bodyDiv w:val="1"/>
      <w:marLeft w:val="0"/>
      <w:marRight w:val="0"/>
      <w:marTop w:val="0"/>
      <w:marBottom w:val="0"/>
      <w:divBdr>
        <w:top w:val="none" w:sz="0" w:space="0" w:color="auto"/>
        <w:left w:val="none" w:sz="0" w:space="0" w:color="auto"/>
        <w:bottom w:val="none" w:sz="0" w:space="0" w:color="auto"/>
        <w:right w:val="none" w:sz="0" w:space="0" w:color="auto"/>
      </w:divBdr>
    </w:div>
    <w:div w:id="54084448">
      <w:bodyDiv w:val="1"/>
      <w:marLeft w:val="0"/>
      <w:marRight w:val="0"/>
      <w:marTop w:val="0"/>
      <w:marBottom w:val="0"/>
      <w:divBdr>
        <w:top w:val="none" w:sz="0" w:space="0" w:color="auto"/>
        <w:left w:val="none" w:sz="0" w:space="0" w:color="auto"/>
        <w:bottom w:val="none" w:sz="0" w:space="0" w:color="auto"/>
        <w:right w:val="none" w:sz="0" w:space="0" w:color="auto"/>
      </w:divBdr>
    </w:div>
    <w:div w:id="71781907">
      <w:bodyDiv w:val="1"/>
      <w:marLeft w:val="0"/>
      <w:marRight w:val="0"/>
      <w:marTop w:val="0"/>
      <w:marBottom w:val="0"/>
      <w:divBdr>
        <w:top w:val="none" w:sz="0" w:space="0" w:color="auto"/>
        <w:left w:val="none" w:sz="0" w:space="0" w:color="auto"/>
        <w:bottom w:val="none" w:sz="0" w:space="0" w:color="auto"/>
        <w:right w:val="none" w:sz="0" w:space="0" w:color="auto"/>
      </w:divBdr>
      <w:divsChild>
        <w:div w:id="2007897463">
          <w:marLeft w:val="0"/>
          <w:marRight w:val="0"/>
          <w:marTop w:val="0"/>
          <w:marBottom w:val="0"/>
          <w:divBdr>
            <w:top w:val="none" w:sz="0" w:space="0" w:color="auto"/>
            <w:left w:val="none" w:sz="0" w:space="0" w:color="auto"/>
            <w:bottom w:val="none" w:sz="0" w:space="0" w:color="auto"/>
            <w:right w:val="none" w:sz="0" w:space="0" w:color="auto"/>
          </w:divBdr>
        </w:div>
      </w:divsChild>
    </w:div>
    <w:div w:id="90399163">
      <w:bodyDiv w:val="1"/>
      <w:marLeft w:val="0"/>
      <w:marRight w:val="0"/>
      <w:marTop w:val="0"/>
      <w:marBottom w:val="0"/>
      <w:divBdr>
        <w:top w:val="none" w:sz="0" w:space="0" w:color="auto"/>
        <w:left w:val="none" w:sz="0" w:space="0" w:color="auto"/>
        <w:bottom w:val="none" w:sz="0" w:space="0" w:color="auto"/>
        <w:right w:val="none" w:sz="0" w:space="0" w:color="auto"/>
      </w:divBdr>
    </w:div>
    <w:div w:id="140122357">
      <w:bodyDiv w:val="1"/>
      <w:marLeft w:val="0"/>
      <w:marRight w:val="0"/>
      <w:marTop w:val="0"/>
      <w:marBottom w:val="0"/>
      <w:divBdr>
        <w:top w:val="none" w:sz="0" w:space="0" w:color="auto"/>
        <w:left w:val="none" w:sz="0" w:space="0" w:color="auto"/>
        <w:bottom w:val="none" w:sz="0" w:space="0" w:color="auto"/>
        <w:right w:val="none" w:sz="0" w:space="0" w:color="auto"/>
      </w:divBdr>
      <w:divsChild>
        <w:div w:id="903563980">
          <w:marLeft w:val="0"/>
          <w:marRight w:val="0"/>
          <w:marTop w:val="0"/>
          <w:marBottom w:val="0"/>
          <w:divBdr>
            <w:top w:val="none" w:sz="0" w:space="0" w:color="auto"/>
            <w:left w:val="none" w:sz="0" w:space="0" w:color="auto"/>
            <w:bottom w:val="none" w:sz="0" w:space="0" w:color="auto"/>
            <w:right w:val="none" w:sz="0" w:space="0" w:color="auto"/>
          </w:divBdr>
        </w:div>
      </w:divsChild>
    </w:div>
    <w:div w:id="238685359">
      <w:bodyDiv w:val="1"/>
      <w:marLeft w:val="0"/>
      <w:marRight w:val="0"/>
      <w:marTop w:val="0"/>
      <w:marBottom w:val="0"/>
      <w:divBdr>
        <w:top w:val="none" w:sz="0" w:space="0" w:color="auto"/>
        <w:left w:val="none" w:sz="0" w:space="0" w:color="auto"/>
        <w:bottom w:val="none" w:sz="0" w:space="0" w:color="auto"/>
        <w:right w:val="none" w:sz="0" w:space="0" w:color="auto"/>
      </w:divBdr>
    </w:div>
    <w:div w:id="238758606">
      <w:bodyDiv w:val="1"/>
      <w:marLeft w:val="0"/>
      <w:marRight w:val="0"/>
      <w:marTop w:val="0"/>
      <w:marBottom w:val="0"/>
      <w:divBdr>
        <w:top w:val="none" w:sz="0" w:space="0" w:color="auto"/>
        <w:left w:val="none" w:sz="0" w:space="0" w:color="auto"/>
        <w:bottom w:val="none" w:sz="0" w:space="0" w:color="auto"/>
        <w:right w:val="none" w:sz="0" w:space="0" w:color="auto"/>
      </w:divBdr>
    </w:div>
    <w:div w:id="261226657">
      <w:bodyDiv w:val="1"/>
      <w:marLeft w:val="0"/>
      <w:marRight w:val="0"/>
      <w:marTop w:val="0"/>
      <w:marBottom w:val="0"/>
      <w:divBdr>
        <w:top w:val="none" w:sz="0" w:space="0" w:color="auto"/>
        <w:left w:val="none" w:sz="0" w:space="0" w:color="auto"/>
        <w:bottom w:val="none" w:sz="0" w:space="0" w:color="auto"/>
        <w:right w:val="none" w:sz="0" w:space="0" w:color="auto"/>
      </w:divBdr>
    </w:div>
    <w:div w:id="292102542">
      <w:bodyDiv w:val="1"/>
      <w:marLeft w:val="0"/>
      <w:marRight w:val="0"/>
      <w:marTop w:val="0"/>
      <w:marBottom w:val="0"/>
      <w:divBdr>
        <w:top w:val="none" w:sz="0" w:space="0" w:color="auto"/>
        <w:left w:val="none" w:sz="0" w:space="0" w:color="auto"/>
        <w:bottom w:val="none" w:sz="0" w:space="0" w:color="auto"/>
        <w:right w:val="none" w:sz="0" w:space="0" w:color="auto"/>
      </w:divBdr>
      <w:divsChild>
        <w:div w:id="1816290101">
          <w:marLeft w:val="0"/>
          <w:marRight w:val="0"/>
          <w:marTop w:val="0"/>
          <w:marBottom w:val="0"/>
          <w:divBdr>
            <w:top w:val="none" w:sz="0" w:space="0" w:color="auto"/>
            <w:left w:val="none" w:sz="0" w:space="0" w:color="auto"/>
            <w:bottom w:val="none" w:sz="0" w:space="0" w:color="auto"/>
            <w:right w:val="none" w:sz="0" w:space="0" w:color="auto"/>
          </w:divBdr>
        </w:div>
      </w:divsChild>
    </w:div>
    <w:div w:id="357581917">
      <w:bodyDiv w:val="1"/>
      <w:marLeft w:val="0"/>
      <w:marRight w:val="0"/>
      <w:marTop w:val="0"/>
      <w:marBottom w:val="0"/>
      <w:divBdr>
        <w:top w:val="none" w:sz="0" w:space="0" w:color="auto"/>
        <w:left w:val="none" w:sz="0" w:space="0" w:color="auto"/>
        <w:bottom w:val="none" w:sz="0" w:space="0" w:color="auto"/>
        <w:right w:val="none" w:sz="0" w:space="0" w:color="auto"/>
      </w:divBdr>
    </w:div>
    <w:div w:id="368653578">
      <w:bodyDiv w:val="1"/>
      <w:marLeft w:val="0"/>
      <w:marRight w:val="0"/>
      <w:marTop w:val="0"/>
      <w:marBottom w:val="0"/>
      <w:divBdr>
        <w:top w:val="none" w:sz="0" w:space="0" w:color="auto"/>
        <w:left w:val="none" w:sz="0" w:space="0" w:color="auto"/>
        <w:bottom w:val="none" w:sz="0" w:space="0" w:color="auto"/>
        <w:right w:val="none" w:sz="0" w:space="0" w:color="auto"/>
      </w:divBdr>
    </w:div>
    <w:div w:id="376972645">
      <w:bodyDiv w:val="1"/>
      <w:marLeft w:val="0"/>
      <w:marRight w:val="0"/>
      <w:marTop w:val="0"/>
      <w:marBottom w:val="0"/>
      <w:divBdr>
        <w:top w:val="none" w:sz="0" w:space="0" w:color="auto"/>
        <w:left w:val="none" w:sz="0" w:space="0" w:color="auto"/>
        <w:bottom w:val="none" w:sz="0" w:space="0" w:color="auto"/>
        <w:right w:val="none" w:sz="0" w:space="0" w:color="auto"/>
      </w:divBdr>
    </w:div>
    <w:div w:id="407388011">
      <w:bodyDiv w:val="1"/>
      <w:marLeft w:val="0"/>
      <w:marRight w:val="0"/>
      <w:marTop w:val="0"/>
      <w:marBottom w:val="0"/>
      <w:divBdr>
        <w:top w:val="none" w:sz="0" w:space="0" w:color="auto"/>
        <w:left w:val="none" w:sz="0" w:space="0" w:color="auto"/>
        <w:bottom w:val="none" w:sz="0" w:space="0" w:color="auto"/>
        <w:right w:val="none" w:sz="0" w:space="0" w:color="auto"/>
      </w:divBdr>
    </w:div>
    <w:div w:id="410279837">
      <w:bodyDiv w:val="1"/>
      <w:marLeft w:val="0"/>
      <w:marRight w:val="0"/>
      <w:marTop w:val="0"/>
      <w:marBottom w:val="0"/>
      <w:divBdr>
        <w:top w:val="none" w:sz="0" w:space="0" w:color="auto"/>
        <w:left w:val="none" w:sz="0" w:space="0" w:color="auto"/>
        <w:bottom w:val="none" w:sz="0" w:space="0" w:color="auto"/>
        <w:right w:val="none" w:sz="0" w:space="0" w:color="auto"/>
      </w:divBdr>
      <w:divsChild>
        <w:div w:id="1028264625">
          <w:marLeft w:val="0"/>
          <w:marRight w:val="0"/>
          <w:marTop w:val="0"/>
          <w:marBottom w:val="0"/>
          <w:divBdr>
            <w:top w:val="none" w:sz="0" w:space="0" w:color="auto"/>
            <w:left w:val="none" w:sz="0" w:space="0" w:color="auto"/>
            <w:bottom w:val="none" w:sz="0" w:space="0" w:color="auto"/>
            <w:right w:val="none" w:sz="0" w:space="0" w:color="auto"/>
          </w:divBdr>
        </w:div>
      </w:divsChild>
    </w:div>
    <w:div w:id="526875568">
      <w:bodyDiv w:val="1"/>
      <w:marLeft w:val="0"/>
      <w:marRight w:val="0"/>
      <w:marTop w:val="0"/>
      <w:marBottom w:val="0"/>
      <w:divBdr>
        <w:top w:val="none" w:sz="0" w:space="0" w:color="auto"/>
        <w:left w:val="none" w:sz="0" w:space="0" w:color="auto"/>
        <w:bottom w:val="none" w:sz="0" w:space="0" w:color="auto"/>
        <w:right w:val="none" w:sz="0" w:space="0" w:color="auto"/>
      </w:divBdr>
    </w:div>
    <w:div w:id="661202616">
      <w:bodyDiv w:val="1"/>
      <w:marLeft w:val="0"/>
      <w:marRight w:val="0"/>
      <w:marTop w:val="0"/>
      <w:marBottom w:val="0"/>
      <w:divBdr>
        <w:top w:val="none" w:sz="0" w:space="0" w:color="auto"/>
        <w:left w:val="none" w:sz="0" w:space="0" w:color="auto"/>
        <w:bottom w:val="none" w:sz="0" w:space="0" w:color="auto"/>
        <w:right w:val="none" w:sz="0" w:space="0" w:color="auto"/>
      </w:divBdr>
    </w:div>
    <w:div w:id="682442450">
      <w:bodyDiv w:val="1"/>
      <w:marLeft w:val="0"/>
      <w:marRight w:val="0"/>
      <w:marTop w:val="0"/>
      <w:marBottom w:val="0"/>
      <w:divBdr>
        <w:top w:val="none" w:sz="0" w:space="0" w:color="auto"/>
        <w:left w:val="none" w:sz="0" w:space="0" w:color="auto"/>
        <w:bottom w:val="none" w:sz="0" w:space="0" w:color="auto"/>
        <w:right w:val="none" w:sz="0" w:space="0" w:color="auto"/>
      </w:divBdr>
    </w:div>
    <w:div w:id="717625755">
      <w:bodyDiv w:val="1"/>
      <w:marLeft w:val="0"/>
      <w:marRight w:val="0"/>
      <w:marTop w:val="0"/>
      <w:marBottom w:val="0"/>
      <w:divBdr>
        <w:top w:val="none" w:sz="0" w:space="0" w:color="auto"/>
        <w:left w:val="none" w:sz="0" w:space="0" w:color="auto"/>
        <w:bottom w:val="none" w:sz="0" w:space="0" w:color="auto"/>
        <w:right w:val="none" w:sz="0" w:space="0" w:color="auto"/>
      </w:divBdr>
    </w:div>
    <w:div w:id="774641791">
      <w:bodyDiv w:val="1"/>
      <w:marLeft w:val="0"/>
      <w:marRight w:val="0"/>
      <w:marTop w:val="0"/>
      <w:marBottom w:val="0"/>
      <w:divBdr>
        <w:top w:val="none" w:sz="0" w:space="0" w:color="auto"/>
        <w:left w:val="none" w:sz="0" w:space="0" w:color="auto"/>
        <w:bottom w:val="none" w:sz="0" w:space="0" w:color="auto"/>
        <w:right w:val="none" w:sz="0" w:space="0" w:color="auto"/>
      </w:divBdr>
    </w:div>
    <w:div w:id="842625008">
      <w:bodyDiv w:val="1"/>
      <w:marLeft w:val="0"/>
      <w:marRight w:val="0"/>
      <w:marTop w:val="0"/>
      <w:marBottom w:val="0"/>
      <w:divBdr>
        <w:top w:val="none" w:sz="0" w:space="0" w:color="auto"/>
        <w:left w:val="none" w:sz="0" w:space="0" w:color="auto"/>
        <w:bottom w:val="none" w:sz="0" w:space="0" w:color="auto"/>
        <w:right w:val="none" w:sz="0" w:space="0" w:color="auto"/>
      </w:divBdr>
    </w:div>
    <w:div w:id="852838501">
      <w:bodyDiv w:val="1"/>
      <w:marLeft w:val="0"/>
      <w:marRight w:val="0"/>
      <w:marTop w:val="0"/>
      <w:marBottom w:val="0"/>
      <w:divBdr>
        <w:top w:val="none" w:sz="0" w:space="0" w:color="auto"/>
        <w:left w:val="none" w:sz="0" w:space="0" w:color="auto"/>
        <w:bottom w:val="none" w:sz="0" w:space="0" w:color="auto"/>
        <w:right w:val="none" w:sz="0" w:space="0" w:color="auto"/>
      </w:divBdr>
      <w:divsChild>
        <w:div w:id="967660851">
          <w:marLeft w:val="0"/>
          <w:marRight w:val="0"/>
          <w:marTop w:val="0"/>
          <w:marBottom w:val="0"/>
          <w:divBdr>
            <w:top w:val="none" w:sz="0" w:space="0" w:color="auto"/>
            <w:left w:val="none" w:sz="0" w:space="0" w:color="auto"/>
            <w:bottom w:val="none" w:sz="0" w:space="0" w:color="auto"/>
            <w:right w:val="none" w:sz="0" w:space="0" w:color="auto"/>
          </w:divBdr>
        </w:div>
      </w:divsChild>
    </w:div>
    <w:div w:id="914701486">
      <w:bodyDiv w:val="1"/>
      <w:marLeft w:val="0"/>
      <w:marRight w:val="0"/>
      <w:marTop w:val="0"/>
      <w:marBottom w:val="0"/>
      <w:divBdr>
        <w:top w:val="none" w:sz="0" w:space="0" w:color="auto"/>
        <w:left w:val="none" w:sz="0" w:space="0" w:color="auto"/>
        <w:bottom w:val="none" w:sz="0" w:space="0" w:color="auto"/>
        <w:right w:val="none" w:sz="0" w:space="0" w:color="auto"/>
      </w:divBdr>
    </w:div>
    <w:div w:id="934828297">
      <w:bodyDiv w:val="1"/>
      <w:marLeft w:val="0"/>
      <w:marRight w:val="0"/>
      <w:marTop w:val="0"/>
      <w:marBottom w:val="0"/>
      <w:divBdr>
        <w:top w:val="none" w:sz="0" w:space="0" w:color="auto"/>
        <w:left w:val="none" w:sz="0" w:space="0" w:color="auto"/>
        <w:bottom w:val="none" w:sz="0" w:space="0" w:color="auto"/>
        <w:right w:val="none" w:sz="0" w:space="0" w:color="auto"/>
      </w:divBdr>
    </w:div>
    <w:div w:id="973801719">
      <w:bodyDiv w:val="1"/>
      <w:marLeft w:val="0"/>
      <w:marRight w:val="0"/>
      <w:marTop w:val="0"/>
      <w:marBottom w:val="0"/>
      <w:divBdr>
        <w:top w:val="none" w:sz="0" w:space="0" w:color="auto"/>
        <w:left w:val="none" w:sz="0" w:space="0" w:color="auto"/>
        <w:bottom w:val="none" w:sz="0" w:space="0" w:color="auto"/>
        <w:right w:val="none" w:sz="0" w:space="0" w:color="auto"/>
      </w:divBdr>
    </w:div>
    <w:div w:id="990057060">
      <w:bodyDiv w:val="1"/>
      <w:marLeft w:val="0"/>
      <w:marRight w:val="0"/>
      <w:marTop w:val="0"/>
      <w:marBottom w:val="0"/>
      <w:divBdr>
        <w:top w:val="none" w:sz="0" w:space="0" w:color="auto"/>
        <w:left w:val="none" w:sz="0" w:space="0" w:color="auto"/>
        <w:bottom w:val="none" w:sz="0" w:space="0" w:color="auto"/>
        <w:right w:val="none" w:sz="0" w:space="0" w:color="auto"/>
      </w:divBdr>
    </w:div>
    <w:div w:id="1048455507">
      <w:bodyDiv w:val="1"/>
      <w:marLeft w:val="0"/>
      <w:marRight w:val="0"/>
      <w:marTop w:val="0"/>
      <w:marBottom w:val="0"/>
      <w:divBdr>
        <w:top w:val="none" w:sz="0" w:space="0" w:color="auto"/>
        <w:left w:val="none" w:sz="0" w:space="0" w:color="auto"/>
        <w:bottom w:val="none" w:sz="0" w:space="0" w:color="auto"/>
        <w:right w:val="none" w:sz="0" w:space="0" w:color="auto"/>
      </w:divBdr>
    </w:div>
    <w:div w:id="1077628035">
      <w:bodyDiv w:val="1"/>
      <w:marLeft w:val="0"/>
      <w:marRight w:val="0"/>
      <w:marTop w:val="0"/>
      <w:marBottom w:val="0"/>
      <w:divBdr>
        <w:top w:val="none" w:sz="0" w:space="0" w:color="auto"/>
        <w:left w:val="none" w:sz="0" w:space="0" w:color="auto"/>
        <w:bottom w:val="none" w:sz="0" w:space="0" w:color="auto"/>
        <w:right w:val="none" w:sz="0" w:space="0" w:color="auto"/>
      </w:divBdr>
    </w:div>
    <w:div w:id="1152019941">
      <w:bodyDiv w:val="1"/>
      <w:marLeft w:val="0"/>
      <w:marRight w:val="0"/>
      <w:marTop w:val="0"/>
      <w:marBottom w:val="0"/>
      <w:divBdr>
        <w:top w:val="none" w:sz="0" w:space="0" w:color="auto"/>
        <w:left w:val="none" w:sz="0" w:space="0" w:color="auto"/>
        <w:bottom w:val="none" w:sz="0" w:space="0" w:color="auto"/>
        <w:right w:val="none" w:sz="0" w:space="0" w:color="auto"/>
      </w:divBdr>
    </w:div>
    <w:div w:id="1167666997">
      <w:bodyDiv w:val="1"/>
      <w:marLeft w:val="0"/>
      <w:marRight w:val="0"/>
      <w:marTop w:val="0"/>
      <w:marBottom w:val="0"/>
      <w:divBdr>
        <w:top w:val="none" w:sz="0" w:space="0" w:color="auto"/>
        <w:left w:val="none" w:sz="0" w:space="0" w:color="auto"/>
        <w:bottom w:val="none" w:sz="0" w:space="0" w:color="auto"/>
        <w:right w:val="none" w:sz="0" w:space="0" w:color="auto"/>
      </w:divBdr>
    </w:div>
    <w:div w:id="1179352834">
      <w:bodyDiv w:val="1"/>
      <w:marLeft w:val="0"/>
      <w:marRight w:val="0"/>
      <w:marTop w:val="0"/>
      <w:marBottom w:val="0"/>
      <w:divBdr>
        <w:top w:val="none" w:sz="0" w:space="0" w:color="auto"/>
        <w:left w:val="none" w:sz="0" w:space="0" w:color="auto"/>
        <w:bottom w:val="none" w:sz="0" w:space="0" w:color="auto"/>
        <w:right w:val="none" w:sz="0" w:space="0" w:color="auto"/>
      </w:divBdr>
    </w:div>
    <w:div w:id="1206484249">
      <w:bodyDiv w:val="1"/>
      <w:marLeft w:val="0"/>
      <w:marRight w:val="0"/>
      <w:marTop w:val="0"/>
      <w:marBottom w:val="0"/>
      <w:divBdr>
        <w:top w:val="none" w:sz="0" w:space="0" w:color="auto"/>
        <w:left w:val="none" w:sz="0" w:space="0" w:color="auto"/>
        <w:bottom w:val="none" w:sz="0" w:space="0" w:color="auto"/>
        <w:right w:val="none" w:sz="0" w:space="0" w:color="auto"/>
      </w:divBdr>
    </w:div>
    <w:div w:id="1219442199">
      <w:bodyDiv w:val="1"/>
      <w:marLeft w:val="0"/>
      <w:marRight w:val="0"/>
      <w:marTop w:val="0"/>
      <w:marBottom w:val="0"/>
      <w:divBdr>
        <w:top w:val="none" w:sz="0" w:space="0" w:color="auto"/>
        <w:left w:val="none" w:sz="0" w:space="0" w:color="auto"/>
        <w:bottom w:val="none" w:sz="0" w:space="0" w:color="auto"/>
        <w:right w:val="none" w:sz="0" w:space="0" w:color="auto"/>
      </w:divBdr>
    </w:div>
    <w:div w:id="1281835358">
      <w:bodyDiv w:val="1"/>
      <w:marLeft w:val="0"/>
      <w:marRight w:val="0"/>
      <w:marTop w:val="0"/>
      <w:marBottom w:val="0"/>
      <w:divBdr>
        <w:top w:val="none" w:sz="0" w:space="0" w:color="auto"/>
        <w:left w:val="none" w:sz="0" w:space="0" w:color="auto"/>
        <w:bottom w:val="none" w:sz="0" w:space="0" w:color="auto"/>
        <w:right w:val="none" w:sz="0" w:space="0" w:color="auto"/>
      </w:divBdr>
      <w:divsChild>
        <w:div w:id="934480775">
          <w:marLeft w:val="0"/>
          <w:marRight w:val="0"/>
          <w:marTop w:val="0"/>
          <w:marBottom w:val="0"/>
          <w:divBdr>
            <w:top w:val="none" w:sz="0" w:space="0" w:color="auto"/>
            <w:left w:val="none" w:sz="0" w:space="0" w:color="auto"/>
            <w:bottom w:val="none" w:sz="0" w:space="0" w:color="auto"/>
            <w:right w:val="none" w:sz="0" w:space="0" w:color="auto"/>
          </w:divBdr>
        </w:div>
      </w:divsChild>
    </w:div>
    <w:div w:id="1336497812">
      <w:bodyDiv w:val="1"/>
      <w:marLeft w:val="0"/>
      <w:marRight w:val="0"/>
      <w:marTop w:val="0"/>
      <w:marBottom w:val="0"/>
      <w:divBdr>
        <w:top w:val="none" w:sz="0" w:space="0" w:color="auto"/>
        <w:left w:val="none" w:sz="0" w:space="0" w:color="auto"/>
        <w:bottom w:val="none" w:sz="0" w:space="0" w:color="auto"/>
        <w:right w:val="none" w:sz="0" w:space="0" w:color="auto"/>
      </w:divBdr>
    </w:div>
    <w:div w:id="1363240782">
      <w:bodyDiv w:val="1"/>
      <w:marLeft w:val="0"/>
      <w:marRight w:val="0"/>
      <w:marTop w:val="0"/>
      <w:marBottom w:val="0"/>
      <w:divBdr>
        <w:top w:val="none" w:sz="0" w:space="0" w:color="auto"/>
        <w:left w:val="none" w:sz="0" w:space="0" w:color="auto"/>
        <w:bottom w:val="none" w:sz="0" w:space="0" w:color="auto"/>
        <w:right w:val="none" w:sz="0" w:space="0" w:color="auto"/>
      </w:divBdr>
    </w:div>
    <w:div w:id="1377004020">
      <w:bodyDiv w:val="1"/>
      <w:marLeft w:val="0"/>
      <w:marRight w:val="0"/>
      <w:marTop w:val="0"/>
      <w:marBottom w:val="0"/>
      <w:divBdr>
        <w:top w:val="none" w:sz="0" w:space="0" w:color="auto"/>
        <w:left w:val="none" w:sz="0" w:space="0" w:color="auto"/>
        <w:bottom w:val="none" w:sz="0" w:space="0" w:color="auto"/>
        <w:right w:val="none" w:sz="0" w:space="0" w:color="auto"/>
      </w:divBdr>
    </w:div>
    <w:div w:id="1477601098">
      <w:bodyDiv w:val="1"/>
      <w:marLeft w:val="0"/>
      <w:marRight w:val="0"/>
      <w:marTop w:val="0"/>
      <w:marBottom w:val="0"/>
      <w:divBdr>
        <w:top w:val="none" w:sz="0" w:space="0" w:color="auto"/>
        <w:left w:val="none" w:sz="0" w:space="0" w:color="auto"/>
        <w:bottom w:val="none" w:sz="0" w:space="0" w:color="auto"/>
        <w:right w:val="none" w:sz="0" w:space="0" w:color="auto"/>
      </w:divBdr>
    </w:div>
    <w:div w:id="1477795312">
      <w:bodyDiv w:val="1"/>
      <w:marLeft w:val="0"/>
      <w:marRight w:val="0"/>
      <w:marTop w:val="0"/>
      <w:marBottom w:val="0"/>
      <w:divBdr>
        <w:top w:val="none" w:sz="0" w:space="0" w:color="auto"/>
        <w:left w:val="none" w:sz="0" w:space="0" w:color="auto"/>
        <w:bottom w:val="none" w:sz="0" w:space="0" w:color="auto"/>
        <w:right w:val="none" w:sz="0" w:space="0" w:color="auto"/>
      </w:divBdr>
      <w:divsChild>
        <w:div w:id="1909027223">
          <w:marLeft w:val="0"/>
          <w:marRight w:val="0"/>
          <w:marTop w:val="0"/>
          <w:marBottom w:val="0"/>
          <w:divBdr>
            <w:top w:val="none" w:sz="0" w:space="0" w:color="auto"/>
            <w:left w:val="none" w:sz="0" w:space="0" w:color="auto"/>
            <w:bottom w:val="none" w:sz="0" w:space="0" w:color="auto"/>
            <w:right w:val="none" w:sz="0" w:space="0" w:color="auto"/>
          </w:divBdr>
        </w:div>
      </w:divsChild>
    </w:div>
    <w:div w:id="1496998169">
      <w:bodyDiv w:val="1"/>
      <w:marLeft w:val="0"/>
      <w:marRight w:val="0"/>
      <w:marTop w:val="0"/>
      <w:marBottom w:val="0"/>
      <w:divBdr>
        <w:top w:val="none" w:sz="0" w:space="0" w:color="auto"/>
        <w:left w:val="none" w:sz="0" w:space="0" w:color="auto"/>
        <w:bottom w:val="none" w:sz="0" w:space="0" w:color="auto"/>
        <w:right w:val="none" w:sz="0" w:space="0" w:color="auto"/>
      </w:divBdr>
    </w:div>
    <w:div w:id="1507475785">
      <w:bodyDiv w:val="1"/>
      <w:marLeft w:val="0"/>
      <w:marRight w:val="0"/>
      <w:marTop w:val="0"/>
      <w:marBottom w:val="0"/>
      <w:divBdr>
        <w:top w:val="none" w:sz="0" w:space="0" w:color="auto"/>
        <w:left w:val="none" w:sz="0" w:space="0" w:color="auto"/>
        <w:bottom w:val="none" w:sz="0" w:space="0" w:color="auto"/>
        <w:right w:val="none" w:sz="0" w:space="0" w:color="auto"/>
      </w:divBdr>
    </w:div>
    <w:div w:id="1568222148">
      <w:bodyDiv w:val="1"/>
      <w:marLeft w:val="0"/>
      <w:marRight w:val="0"/>
      <w:marTop w:val="0"/>
      <w:marBottom w:val="0"/>
      <w:divBdr>
        <w:top w:val="none" w:sz="0" w:space="0" w:color="auto"/>
        <w:left w:val="none" w:sz="0" w:space="0" w:color="auto"/>
        <w:bottom w:val="none" w:sz="0" w:space="0" w:color="auto"/>
        <w:right w:val="none" w:sz="0" w:space="0" w:color="auto"/>
      </w:divBdr>
      <w:divsChild>
        <w:div w:id="466748635">
          <w:marLeft w:val="0"/>
          <w:marRight w:val="0"/>
          <w:marTop w:val="0"/>
          <w:marBottom w:val="0"/>
          <w:divBdr>
            <w:top w:val="none" w:sz="0" w:space="0" w:color="auto"/>
            <w:left w:val="none" w:sz="0" w:space="0" w:color="auto"/>
            <w:bottom w:val="none" w:sz="0" w:space="0" w:color="auto"/>
            <w:right w:val="none" w:sz="0" w:space="0" w:color="auto"/>
          </w:divBdr>
        </w:div>
      </w:divsChild>
    </w:div>
    <w:div w:id="1634170654">
      <w:bodyDiv w:val="1"/>
      <w:marLeft w:val="0"/>
      <w:marRight w:val="0"/>
      <w:marTop w:val="0"/>
      <w:marBottom w:val="0"/>
      <w:divBdr>
        <w:top w:val="none" w:sz="0" w:space="0" w:color="auto"/>
        <w:left w:val="none" w:sz="0" w:space="0" w:color="auto"/>
        <w:bottom w:val="none" w:sz="0" w:space="0" w:color="auto"/>
        <w:right w:val="none" w:sz="0" w:space="0" w:color="auto"/>
      </w:divBdr>
      <w:divsChild>
        <w:div w:id="1492674957">
          <w:marLeft w:val="0"/>
          <w:marRight w:val="0"/>
          <w:marTop w:val="0"/>
          <w:marBottom w:val="0"/>
          <w:divBdr>
            <w:top w:val="none" w:sz="0" w:space="0" w:color="auto"/>
            <w:left w:val="none" w:sz="0" w:space="0" w:color="auto"/>
            <w:bottom w:val="none" w:sz="0" w:space="0" w:color="auto"/>
            <w:right w:val="none" w:sz="0" w:space="0" w:color="auto"/>
          </w:divBdr>
        </w:div>
      </w:divsChild>
    </w:div>
    <w:div w:id="1740790818">
      <w:bodyDiv w:val="1"/>
      <w:marLeft w:val="0"/>
      <w:marRight w:val="0"/>
      <w:marTop w:val="0"/>
      <w:marBottom w:val="0"/>
      <w:divBdr>
        <w:top w:val="none" w:sz="0" w:space="0" w:color="auto"/>
        <w:left w:val="none" w:sz="0" w:space="0" w:color="auto"/>
        <w:bottom w:val="none" w:sz="0" w:space="0" w:color="auto"/>
        <w:right w:val="none" w:sz="0" w:space="0" w:color="auto"/>
      </w:divBdr>
    </w:div>
    <w:div w:id="1745910184">
      <w:bodyDiv w:val="1"/>
      <w:marLeft w:val="0"/>
      <w:marRight w:val="0"/>
      <w:marTop w:val="0"/>
      <w:marBottom w:val="0"/>
      <w:divBdr>
        <w:top w:val="none" w:sz="0" w:space="0" w:color="auto"/>
        <w:left w:val="none" w:sz="0" w:space="0" w:color="auto"/>
        <w:bottom w:val="none" w:sz="0" w:space="0" w:color="auto"/>
        <w:right w:val="none" w:sz="0" w:space="0" w:color="auto"/>
      </w:divBdr>
      <w:divsChild>
        <w:div w:id="555970033">
          <w:marLeft w:val="0"/>
          <w:marRight w:val="0"/>
          <w:marTop w:val="0"/>
          <w:marBottom w:val="0"/>
          <w:divBdr>
            <w:top w:val="none" w:sz="0" w:space="0" w:color="auto"/>
            <w:left w:val="none" w:sz="0" w:space="0" w:color="auto"/>
            <w:bottom w:val="none" w:sz="0" w:space="0" w:color="auto"/>
            <w:right w:val="none" w:sz="0" w:space="0" w:color="auto"/>
          </w:divBdr>
        </w:div>
      </w:divsChild>
    </w:div>
    <w:div w:id="1805346394">
      <w:bodyDiv w:val="1"/>
      <w:marLeft w:val="0"/>
      <w:marRight w:val="0"/>
      <w:marTop w:val="0"/>
      <w:marBottom w:val="0"/>
      <w:divBdr>
        <w:top w:val="none" w:sz="0" w:space="0" w:color="auto"/>
        <w:left w:val="none" w:sz="0" w:space="0" w:color="auto"/>
        <w:bottom w:val="none" w:sz="0" w:space="0" w:color="auto"/>
        <w:right w:val="none" w:sz="0" w:space="0" w:color="auto"/>
      </w:divBdr>
    </w:div>
    <w:div w:id="1853909886">
      <w:bodyDiv w:val="1"/>
      <w:marLeft w:val="0"/>
      <w:marRight w:val="0"/>
      <w:marTop w:val="0"/>
      <w:marBottom w:val="0"/>
      <w:divBdr>
        <w:top w:val="none" w:sz="0" w:space="0" w:color="auto"/>
        <w:left w:val="none" w:sz="0" w:space="0" w:color="auto"/>
        <w:bottom w:val="none" w:sz="0" w:space="0" w:color="auto"/>
        <w:right w:val="none" w:sz="0" w:space="0" w:color="auto"/>
      </w:divBdr>
    </w:div>
    <w:div w:id="1919509854">
      <w:bodyDiv w:val="1"/>
      <w:marLeft w:val="0"/>
      <w:marRight w:val="0"/>
      <w:marTop w:val="0"/>
      <w:marBottom w:val="0"/>
      <w:divBdr>
        <w:top w:val="none" w:sz="0" w:space="0" w:color="auto"/>
        <w:left w:val="none" w:sz="0" w:space="0" w:color="auto"/>
        <w:bottom w:val="none" w:sz="0" w:space="0" w:color="auto"/>
        <w:right w:val="none" w:sz="0" w:space="0" w:color="auto"/>
      </w:divBdr>
    </w:div>
    <w:div w:id="1922829076">
      <w:bodyDiv w:val="1"/>
      <w:marLeft w:val="0"/>
      <w:marRight w:val="0"/>
      <w:marTop w:val="0"/>
      <w:marBottom w:val="0"/>
      <w:divBdr>
        <w:top w:val="none" w:sz="0" w:space="0" w:color="auto"/>
        <w:left w:val="none" w:sz="0" w:space="0" w:color="auto"/>
        <w:bottom w:val="none" w:sz="0" w:space="0" w:color="auto"/>
        <w:right w:val="none" w:sz="0" w:space="0" w:color="auto"/>
      </w:divBdr>
      <w:divsChild>
        <w:div w:id="1086193717">
          <w:marLeft w:val="0"/>
          <w:marRight w:val="0"/>
          <w:marTop w:val="0"/>
          <w:marBottom w:val="0"/>
          <w:divBdr>
            <w:top w:val="none" w:sz="0" w:space="0" w:color="auto"/>
            <w:left w:val="none" w:sz="0" w:space="0" w:color="auto"/>
            <w:bottom w:val="none" w:sz="0" w:space="0" w:color="auto"/>
            <w:right w:val="none" w:sz="0" w:space="0" w:color="auto"/>
          </w:divBdr>
        </w:div>
      </w:divsChild>
    </w:div>
    <w:div w:id="1962571626">
      <w:bodyDiv w:val="1"/>
      <w:marLeft w:val="0"/>
      <w:marRight w:val="0"/>
      <w:marTop w:val="0"/>
      <w:marBottom w:val="0"/>
      <w:divBdr>
        <w:top w:val="none" w:sz="0" w:space="0" w:color="auto"/>
        <w:left w:val="none" w:sz="0" w:space="0" w:color="auto"/>
        <w:bottom w:val="none" w:sz="0" w:space="0" w:color="auto"/>
        <w:right w:val="none" w:sz="0" w:space="0" w:color="auto"/>
      </w:divBdr>
    </w:div>
    <w:div w:id="1964338182">
      <w:bodyDiv w:val="1"/>
      <w:marLeft w:val="0"/>
      <w:marRight w:val="0"/>
      <w:marTop w:val="0"/>
      <w:marBottom w:val="0"/>
      <w:divBdr>
        <w:top w:val="none" w:sz="0" w:space="0" w:color="auto"/>
        <w:left w:val="none" w:sz="0" w:space="0" w:color="auto"/>
        <w:bottom w:val="none" w:sz="0" w:space="0" w:color="auto"/>
        <w:right w:val="none" w:sz="0" w:space="0" w:color="auto"/>
      </w:divBdr>
    </w:div>
    <w:div w:id="1971589811">
      <w:bodyDiv w:val="1"/>
      <w:marLeft w:val="0"/>
      <w:marRight w:val="0"/>
      <w:marTop w:val="0"/>
      <w:marBottom w:val="0"/>
      <w:divBdr>
        <w:top w:val="none" w:sz="0" w:space="0" w:color="auto"/>
        <w:left w:val="none" w:sz="0" w:space="0" w:color="auto"/>
        <w:bottom w:val="none" w:sz="0" w:space="0" w:color="auto"/>
        <w:right w:val="none" w:sz="0" w:space="0" w:color="auto"/>
      </w:divBdr>
    </w:div>
    <w:div w:id="1978877455">
      <w:bodyDiv w:val="1"/>
      <w:marLeft w:val="0"/>
      <w:marRight w:val="0"/>
      <w:marTop w:val="0"/>
      <w:marBottom w:val="0"/>
      <w:divBdr>
        <w:top w:val="none" w:sz="0" w:space="0" w:color="auto"/>
        <w:left w:val="none" w:sz="0" w:space="0" w:color="auto"/>
        <w:bottom w:val="none" w:sz="0" w:space="0" w:color="auto"/>
        <w:right w:val="none" w:sz="0" w:space="0" w:color="auto"/>
      </w:divBdr>
    </w:div>
    <w:div w:id="2062707898">
      <w:bodyDiv w:val="1"/>
      <w:marLeft w:val="0"/>
      <w:marRight w:val="0"/>
      <w:marTop w:val="0"/>
      <w:marBottom w:val="0"/>
      <w:divBdr>
        <w:top w:val="none" w:sz="0" w:space="0" w:color="auto"/>
        <w:left w:val="none" w:sz="0" w:space="0" w:color="auto"/>
        <w:bottom w:val="none" w:sz="0" w:space="0" w:color="auto"/>
        <w:right w:val="none" w:sz="0" w:space="0" w:color="auto"/>
      </w:divBdr>
    </w:div>
    <w:div w:id="2109344926">
      <w:bodyDiv w:val="1"/>
      <w:marLeft w:val="0"/>
      <w:marRight w:val="0"/>
      <w:marTop w:val="0"/>
      <w:marBottom w:val="0"/>
      <w:divBdr>
        <w:top w:val="none" w:sz="0" w:space="0" w:color="auto"/>
        <w:left w:val="none" w:sz="0" w:space="0" w:color="auto"/>
        <w:bottom w:val="none" w:sz="0" w:space="0" w:color="auto"/>
        <w:right w:val="none" w:sz="0" w:space="0" w:color="auto"/>
      </w:divBdr>
    </w:div>
    <w:div w:id="214449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beta.wmflabs.org/wiki/Association_footbal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1.jpeg"/><Relationship Id="rId19" Type="http://schemas.openxmlformats.org/officeDocument/2006/relationships/hyperlink" Target="http://www.comap-math.com/mcm/2020_Problem_D_DATA.zip"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053AA-15B7-4111-903B-E982AEEDF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7130</Words>
  <Characters>40642</Characters>
  <Application>Microsoft Office Word</Application>
  <DocSecurity>0</DocSecurity>
  <Lines>338</Lines>
  <Paragraphs>95</Paragraphs>
  <ScaleCrop>false</ScaleCrop>
  <Company/>
  <LinksUpToDate>false</LinksUpToDate>
  <CharactersWithSpaces>47677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袁宇昊</dc:creator>
  <cp:keywords/>
  <dc:description/>
  <cp:lastModifiedBy>袁宇昊</cp:lastModifiedBy>
  <cp:revision>2</cp:revision>
  <cp:lastPrinted>2020-02-17T17:10:00Z</cp:lastPrinted>
  <dcterms:created xsi:type="dcterms:W3CDTF">2020-02-17T17:10:00Z</dcterms:created>
  <dcterms:modified xsi:type="dcterms:W3CDTF">2020-02-17T17:10:00Z</dcterms:modified>
</cp:coreProperties>
</file>